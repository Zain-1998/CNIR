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59953" w14:textId="0023E34F" w:rsidR="008D18BE" w:rsidRPr="00152835" w:rsidRDefault="00AC075C" w:rsidP="006B68DF">
      <w:pPr>
        <w:spacing w:line="276" w:lineRule="auto"/>
        <w:jc w:val="center"/>
        <w:rPr>
          <w:b/>
          <w:bCs/>
          <w:sz w:val="36"/>
          <w:szCs w:val="36"/>
        </w:rPr>
      </w:pPr>
      <w:r w:rsidRPr="00152835">
        <w:rPr>
          <w:b/>
          <w:bCs/>
          <w:sz w:val="36"/>
          <w:szCs w:val="36"/>
        </w:rPr>
        <w:t>CONTEXTUAL NEWS INFORMATION</w:t>
      </w:r>
      <w:r w:rsidR="008C2E75" w:rsidRPr="00152835">
        <w:rPr>
          <w:b/>
          <w:bCs/>
          <w:sz w:val="36"/>
          <w:szCs w:val="36"/>
        </w:rPr>
        <w:t xml:space="preserve"> </w:t>
      </w:r>
      <w:r w:rsidRPr="00152835">
        <w:rPr>
          <w:b/>
          <w:bCs/>
          <w:sz w:val="36"/>
          <w:szCs w:val="36"/>
        </w:rPr>
        <w:t>RETRIEVAL</w:t>
      </w:r>
    </w:p>
    <w:p w14:paraId="1C87DCD2" w14:textId="42486B97" w:rsidR="008D18BE" w:rsidRPr="008D18BE" w:rsidRDefault="0066559F" w:rsidP="008D18BE">
      <w:pPr>
        <w:jc w:val="center"/>
        <w:rPr>
          <w:rFonts w:cs="Times New Roman"/>
          <w:b/>
          <w:bCs/>
          <w:sz w:val="36"/>
          <w:szCs w:val="36"/>
        </w:rPr>
      </w:pPr>
      <w:r>
        <w:rPr>
          <w:noProof/>
        </w:rPr>
        <w:drawing>
          <wp:anchor distT="0" distB="0" distL="114300" distR="114300" simplePos="0" relativeHeight="251658240" behindDoc="1" locked="0" layoutInCell="1" allowOverlap="1" wp14:anchorId="6F544D1B" wp14:editId="3597DFC4">
            <wp:simplePos x="0" y="0"/>
            <wp:positionH relativeFrom="margin">
              <wp:align>center</wp:align>
            </wp:positionH>
            <wp:positionV relativeFrom="paragraph">
              <wp:posOffset>5138</wp:posOffset>
            </wp:positionV>
            <wp:extent cx="2857500" cy="2809875"/>
            <wp:effectExtent l="0" t="0" r="0" b="9525"/>
            <wp:wrapTight wrapText="bothSides">
              <wp:wrapPolygon edited="0">
                <wp:start x="8784" y="0"/>
                <wp:lineTo x="7200" y="293"/>
                <wp:lineTo x="3600" y="1904"/>
                <wp:lineTo x="3456" y="2489"/>
                <wp:lineTo x="1440" y="4686"/>
                <wp:lineTo x="288" y="7029"/>
                <wp:lineTo x="0" y="8640"/>
                <wp:lineTo x="0" y="12447"/>
                <wp:lineTo x="144" y="14058"/>
                <wp:lineTo x="1152" y="16401"/>
                <wp:lineTo x="3168" y="19037"/>
                <wp:lineTo x="6624" y="21087"/>
                <wp:lineTo x="8352" y="21527"/>
                <wp:lineTo x="8784" y="21527"/>
                <wp:lineTo x="12672" y="21527"/>
                <wp:lineTo x="13104" y="21527"/>
                <wp:lineTo x="14832" y="21087"/>
                <wp:lineTo x="18432" y="19037"/>
                <wp:lineTo x="20304" y="16401"/>
                <wp:lineTo x="21312" y="14058"/>
                <wp:lineTo x="21456" y="12740"/>
                <wp:lineTo x="21456" y="8494"/>
                <wp:lineTo x="21168" y="7029"/>
                <wp:lineTo x="20016" y="4686"/>
                <wp:lineTo x="18000" y="2489"/>
                <wp:lineTo x="17856" y="1904"/>
                <wp:lineTo x="13824" y="146"/>
                <wp:lineTo x="12672" y="0"/>
                <wp:lineTo x="8784" y="0"/>
              </wp:wrapPolygon>
            </wp:wrapTight>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
                      <a:extLst>
                        <a:ext uri="{28A0092B-C50C-407E-A947-70E740481C1C}">
                          <a14:useLocalDpi xmlns:a14="http://schemas.microsoft.com/office/drawing/2010/main" val="0"/>
                        </a:ext>
                      </a:extLst>
                    </a:blip>
                    <a:stretch>
                      <a:fillRect/>
                    </a:stretch>
                  </pic:blipFill>
                  <pic:spPr>
                    <a:xfrm>
                      <a:off x="0" y="0"/>
                      <a:ext cx="2857500" cy="2809875"/>
                    </a:xfrm>
                    <a:prstGeom prst="rect">
                      <a:avLst/>
                    </a:prstGeom>
                  </pic:spPr>
                </pic:pic>
              </a:graphicData>
            </a:graphic>
          </wp:anchor>
        </w:drawing>
      </w:r>
    </w:p>
    <w:p w14:paraId="232F2BB3" w14:textId="0FE010F5" w:rsidR="00AE4B5B" w:rsidRDefault="00AE4B5B" w:rsidP="00AE4B5B">
      <w:pPr>
        <w:jc w:val="center"/>
      </w:pPr>
    </w:p>
    <w:p w14:paraId="63AC2979" w14:textId="696E0B99" w:rsidR="00AE4B5B" w:rsidRDefault="00AE4B5B" w:rsidP="00AE4B5B">
      <w:pPr>
        <w:jc w:val="center"/>
      </w:pPr>
    </w:p>
    <w:p w14:paraId="3DBFCA65" w14:textId="01C4480E" w:rsidR="00F232E7" w:rsidRDefault="00F232E7" w:rsidP="00AE4B5B">
      <w:pPr>
        <w:jc w:val="center"/>
      </w:pPr>
    </w:p>
    <w:p w14:paraId="620CFFE0" w14:textId="27C11676" w:rsidR="00F232E7" w:rsidRDefault="00F232E7" w:rsidP="00AE4B5B">
      <w:pPr>
        <w:jc w:val="center"/>
      </w:pPr>
    </w:p>
    <w:p w14:paraId="35876E6E" w14:textId="27A44954" w:rsidR="00F232E7" w:rsidRDefault="00F232E7" w:rsidP="00AE4B5B">
      <w:pPr>
        <w:jc w:val="center"/>
      </w:pPr>
    </w:p>
    <w:p w14:paraId="649DED69" w14:textId="19A9C371" w:rsidR="00F232E7" w:rsidRDefault="00F232E7" w:rsidP="00AE4B5B">
      <w:pPr>
        <w:jc w:val="center"/>
      </w:pPr>
    </w:p>
    <w:p w14:paraId="04A06C00" w14:textId="77777777" w:rsidR="00152835" w:rsidRDefault="00152835" w:rsidP="00483859">
      <w:pPr>
        <w:spacing w:line="240" w:lineRule="auto"/>
        <w:rPr>
          <w:b/>
          <w:bCs/>
          <w:sz w:val="32"/>
          <w:szCs w:val="32"/>
        </w:rPr>
      </w:pPr>
    </w:p>
    <w:p w14:paraId="5EBFF0AE" w14:textId="2F5C57C8" w:rsidR="00AE4B5B" w:rsidRPr="00152835" w:rsidRDefault="00AE4B5B" w:rsidP="00483859">
      <w:pPr>
        <w:spacing w:line="276" w:lineRule="auto"/>
        <w:jc w:val="center"/>
        <w:rPr>
          <w:b/>
          <w:bCs/>
          <w:sz w:val="32"/>
          <w:szCs w:val="32"/>
        </w:rPr>
      </w:pPr>
      <w:r w:rsidRPr="00152835">
        <w:rPr>
          <w:b/>
          <w:bCs/>
          <w:sz w:val="32"/>
          <w:szCs w:val="32"/>
        </w:rPr>
        <w:t>Zain Ul Abedin</w:t>
      </w:r>
    </w:p>
    <w:p w14:paraId="0481285E" w14:textId="77777777" w:rsidR="00AE4B5B" w:rsidRPr="00152835" w:rsidRDefault="00AE4B5B" w:rsidP="00483859">
      <w:pPr>
        <w:spacing w:line="276" w:lineRule="auto"/>
        <w:jc w:val="center"/>
        <w:rPr>
          <w:b/>
          <w:bCs/>
          <w:sz w:val="32"/>
          <w:szCs w:val="32"/>
        </w:rPr>
      </w:pPr>
      <w:r w:rsidRPr="00152835">
        <w:rPr>
          <w:b/>
          <w:bCs/>
          <w:sz w:val="32"/>
          <w:szCs w:val="32"/>
        </w:rPr>
        <w:t xml:space="preserve">Annas </w:t>
      </w:r>
      <w:r w:rsidR="008D18BE" w:rsidRPr="00152835">
        <w:rPr>
          <w:b/>
          <w:bCs/>
          <w:sz w:val="32"/>
          <w:szCs w:val="32"/>
        </w:rPr>
        <w:t>I</w:t>
      </w:r>
      <w:r w:rsidRPr="00152835">
        <w:rPr>
          <w:b/>
          <w:bCs/>
          <w:sz w:val="32"/>
          <w:szCs w:val="32"/>
        </w:rPr>
        <w:t>srar</w:t>
      </w:r>
    </w:p>
    <w:p w14:paraId="69F659DD" w14:textId="5C7F581E" w:rsidR="00AE4B5B" w:rsidRPr="00152835" w:rsidRDefault="008D18BE" w:rsidP="00483859">
      <w:pPr>
        <w:spacing w:line="276" w:lineRule="auto"/>
        <w:jc w:val="center"/>
        <w:rPr>
          <w:b/>
          <w:bCs/>
          <w:sz w:val="32"/>
          <w:szCs w:val="32"/>
        </w:rPr>
      </w:pPr>
      <w:r w:rsidRPr="00152835">
        <w:rPr>
          <w:b/>
          <w:bCs/>
          <w:sz w:val="32"/>
          <w:szCs w:val="32"/>
        </w:rPr>
        <w:t>F</w:t>
      </w:r>
      <w:r w:rsidR="00AE4B5B" w:rsidRPr="00152835">
        <w:rPr>
          <w:b/>
          <w:bCs/>
          <w:sz w:val="32"/>
          <w:szCs w:val="32"/>
        </w:rPr>
        <w:t>aizan</w:t>
      </w:r>
      <w:r w:rsidR="00F232E7" w:rsidRPr="00152835">
        <w:rPr>
          <w:b/>
          <w:bCs/>
          <w:sz w:val="32"/>
          <w:szCs w:val="32"/>
        </w:rPr>
        <w:t xml:space="preserve"> Ahmad</w:t>
      </w:r>
    </w:p>
    <w:p w14:paraId="2AE26A93" w14:textId="1CF7458E" w:rsidR="00AE4B5B" w:rsidRDefault="00AE4B5B" w:rsidP="00483859">
      <w:pPr>
        <w:spacing w:line="276" w:lineRule="auto"/>
        <w:jc w:val="center"/>
      </w:pPr>
      <w:proofErr w:type="spellStart"/>
      <w:r w:rsidRPr="00152835">
        <w:rPr>
          <w:b/>
          <w:bCs/>
          <w:sz w:val="32"/>
          <w:szCs w:val="32"/>
        </w:rPr>
        <w:t>Yaldram</w:t>
      </w:r>
      <w:proofErr w:type="spellEnd"/>
      <w:r w:rsidRPr="00152835">
        <w:rPr>
          <w:b/>
          <w:bCs/>
          <w:sz w:val="32"/>
          <w:szCs w:val="32"/>
        </w:rPr>
        <w:t xml:space="preserve"> Shahzad</w:t>
      </w:r>
    </w:p>
    <w:p w14:paraId="55341461" w14:textId="77777777" w:rsidR="0066559F" w:rsidRPr="008D18BE" w:rsidRDefault="0066559F" w:rsidP="00483859">
      <w:pPr>
        <w:spacing w:before="245" w:after="0" w:line="276" w:lineRule="auto"/>
        <w:jc w:val="center"/>
        <w:rPr>
          <w:rFonts w:cs="Times New Roman"/>
          <w:b/>
          <w:bCs/>
          <w:sz w:val="32"/>
          <w:szCs w:val="32"/>
        </w:rPr>
      </w:pPr>
    </w:p>
    <w:p w14:paraId="4B1F4379" w14:textId="77777777" w:rsidR="00AE4B5B" w:rsidRPr="00152835" w:rsidRDefault="00AE4B5B" w:rsidP="00483859">
      <w:pPr>
        <w:spacing w:line="276" w:lineRule="auto"/>
        <w:jc w:val="center"/>
        <w:rPr>
          <w:i/>
          <w:iCs/>
        </w:rPr>
      </w:pPr>
      <w:r w:rsidRPr="00152835">
        <w:rPr>
          <w:i/>
          <w:iCs/>
        </w:rPr>
        <w:t>Supervised by</w:t>
      </w:r>
      <w:r w:rsidR="008D18BE" w:rsidRPr="00152835">
        <w:rPr>
          <w:i/>
          <w:iCs/>
        </w:rPr>
        <w:t>:</w:t>
      </w:r>
    </w:p>
    <w:p w14:paraId="52C46E70" w14:textId="395842E2" w:rsidR="00F232E7" w:rsidRDefault="00AE4B5B" w:rsidP="00483859">
      <w:pPr>
        <w:spacing w:line="276" w:lineRule="auto"/>
        <w:jc w:val="center"/>
        <w:rPr>
          <w:b/>
          <w:bCs/>
          <w:sz w:val="32"/>
          <w:szCs w:val="32"/>
        </w:rPr>
      </w:pPr>
      <w:r w:rsidRPr="00152835">
        <w:rPr>
          <w:b/>
          <w:bCs/>
          <w:sz w:val="32"/>
          <w:szCs w:val="32"/>
        </w:rPr>
        <w:t>Engr</w:t>
      </w:r>
      <w:r w:rsidR="005A51C9" w:rsidRPr="00152835">
        <w:rPr>
          <w:b/>
          <w:bCs/>
          <w:sz w:val="32"/>
          <w:szCs w:val="32"/>
        </w:rPr>
        <w:t>.</w:t>
      </w:r>
      <w:r w:rsidRPr="00152835">
        <w:rPr>
          <w:b/>
          <w:bCs/>
          <w:sz w:val="32"/>
          <w:szCs w:val="32"/>
        </w:rPr>
        <w:t xml:space="preserve"> Muhammad Umer Haroon</w:t>
      </w:r>
    </w:p>
    <w:p w14:paraId="0A0AA787" w14:textId="77777777" w:rsidR="00483859" w:rsidRPr="00483859" w:rsidRDefault="00483859" w:rsidP="00483859">
      <w:pPr>
        <w:spacing w:line="276" w:lineRule="auto"/>
        <w:jc w:val="center"/>
        <w:rPr>
          <w:b/>
          <w:bCs/>
          <w:sz w:val="32"/>
          <w:szCs w:val="32"/>
        </w:rPr>
      </w:pPr>
    </w:p>
    <w:p w14:paraId="1A60DCEA" w14:textId="77777777" w:rsidR="008D18BE" w:rsidRPr="00152835" w:rsidRDefault="00AE4B5B" w:rsidP="00483859">
      <w:pPr>
        <w:spacing w:line="276" w:lineRule="auto"/>
        <w:jc w:val="center"/>
        <w:rPr>
          <w:i/>
          <w:iCs/>
          <w:sz w:val="28"/>
          <w:szCs w:val="28"/>
        </w:rPr>
      </w:pPr>
      <w:r w:rsidRPr="00152835">
        <w:rPr>
          <w:i/>
          <w:iCs/>
          <w:sz w:val="28"/>
          <w:szCs w:val="28"/>
        </w:rPr>
        <w:t xml:space="preserve">Submitted for the partial fulfilment of BS </w:t>
      </w:r>
      <w:r w:rsidR="008D18BE" w:rsidRPr="00152835">
        <w:rPr>
          <w:i/>
          <w:iCs/>
          <w:sz w:val="28"/>
          <w:szCs w:val="28"/>
        </w:rPr>
        <w:t>S</w:t>
      </w:r>
      <w:r w:rsidRPr="00152835">
        <w:rPr>
          <w:i/>
          <w:iCs/>
          <w:sz w:val="28"/>
          <w:szCs w:val="28"/>
        </w:rPr>
        <w:t xml:space="preserve">oftware </w:t>
      </w:r>
      <w:r w:rsidR="008D18BE" w:rsidRPr="00152835">
        <w:rPr>
          <w:i/>
          <w:iCs/>
          <w:sz w:val="28"/>
          <w:szCs w:val="28"/>
        </w:rPr>
        <w:t>E</w:t>
      </w:r>
      <w:r w:rsidRPr="00152835">
        <w:rPr>
          <w:i/>
          <w:iCs/>
          <w:sz w:val="28"/>
          <w:szCs w:val="28"/>
        </w:rPr>
        <w:t>ngineering d</w:t>
      </w:r>
      <w:r w:rsidR="008D18BE" w:rsidRPr="00152835">
        <w:rPr>
          <w:i/>
          <w:iCs/>
          <w:sz w:val="28"/>
          <w:szCs w:val="28"/>
        </w:rPr>
        <w:t>e</w:t>
      </w:r>
      <w:r w:rsidRPr="00152835">
        <w:rPr>
          <w:i/>
          <w:iCs/>
          <w:sz w:val="28"/>
          <w:szCs w:val="28"/>
        </w:rPr>
        <w:t>gree to the</w:t>
      </w:r>
    </w:p>
    <w:p w14:paraId="095CFE4F" w14:textId="55C9AE33" w:rsidR="00483859" w:rsidRDefault="008D18BE" w:rsidP="00483859">
      <w:pPr>
        <w:spacing w:line="276" w:lineRule="auto"/>
        <w:jc w:val="center"/>
        <w:rPr>
          <w:i/>
          <w:iCs/>
          <w:sz w:val="28"/>
          <w:szCs w:val="28"/>
        </w:rPr>
      </w:pPr>
      <w:r w:rsidRPr="00152835">
        <w:rPr>
          <w:i/>
          <w:iCs/>
          <w:sz w:val="28"/>
          <w:szCs w:val="28"/>
        </w:rPr>
        <w:t>F</w:t>
      </w:r>
      <w:r w:rsidR="00AE4B5B" w:rsidRPr="00152835">
        <w:rPr>
          <w:i/>
          <w:iCs/>
          <w:sz w:val="28"/>
          <w:szCs w:val="28"/>
        </w:rPr>
        <w:t xml:space="preserve">aculty of </w:t>
      </w:r>
      <w:r w:rsidRPr="00152835">
        <w:rPr>
          <w:i/>
          <w:iCs/>
          <w:sz w:val="28"/>
          <w:szCs w:val="28"/>
        </w:rPr>
        <w:t>E</w:t>
      </w:r>
      <w:r w:rsidR="00AE4B5B" w:rsidRPr="00152835">
        <w:rPr>
          <w:i/>
          <w:iCs/>
          <w:sz w:val="28"/>
          <w:szCs w:val="28"/>
        </w:rPr>
        <w:t xml:space="preserve">ngineering and </w:t>
      </w:r>
      <w:r w:rsidRPr="00152835">
        <w:rPr>
          <w:i/>
          <w:iCs/>
          <w:sz w:val="28"/>
          <w:szCs w:val="28"/>
        </w:rPr>
        <w:t>C</w:t>
      </w:r>
      <w:r w:rsidR="00AE4B5B" w:rsidRPr="00152835">
        <w:rPr>
          <w:i/>
          <w:iCs/>
          <w:sz w:val="28"/>
          <w:szCs w:val="28"/>
        </w:rPr>
        <w:t xml:space="preserve">omputer </w:t>
      </w:r>
      <w:r w:rsidRPr="00152835">
        <w:rPr>
          <w:i/>
          <w:iCs/>
          <w:sz w:val="28"/>
          <w:szCs w:val="28"/>
        </w:rPr>
        <w:t>S</w:t>
      </w:r>
      <w:r w:rsidR="00AE4B5B" w:rsidRPr="00152835">
        <w:rPr>
          <w:i/>
          <w:iCs/>
          <w:sz w:val="28"/>
          <w:szCs w:val="28"/>
        </w:rPr>
        <w:t>cience</w:t>
      </w:r>
    </w:p>
    <w:p w14:paraId="352CB14C" w14:textId="0E9A7120" w:rsidR="00483859" w:rsidRDefault="00483859" w:rsidP="00483859">
      <w:pPr>
        <w:spacing w:line="276" w:lineRule="auto"/>
        <w:jc w:val="center"/>
        <w:rPr>
          <w:i/>
          <w:iCs/>
          <w:sz w:val="28"/>
          <w:szCs w:val="28"/>
        </w:rPr>
      </w:pPr>
    </w:p>
    <w:p w14:paraId="0162E351" w14:textId="77777777" w:rsidR="00483859" w:rsidRPr="00483859" w:rsidRDefault="00483859" w:rsidP="00483859">
      <w:pPr>
        <w:spacing w:line="276" w:lineRule="auto"/>
        <w:jc w:val="center"/>
        <w:rPr>
          <w:i/>
          <w:iCs/>
          <w:sz w:val="28"/>
          <w:szCs w:val="28"/>
        </w:rPr>
      </w:pPr>
    </w:p>
    <w:p w14:paraId="3F118D13" w14:textId="48E4BE6B" w:rsidR="00AE4B5B" w:rsidRPr="0066559F" w:rsidRDefault="008D18BE" w:rsidP="00483859">
      <w:pPr>
        <w:spacing w:before="245" w:after="0" w:line="276" w:lineRule="auto"/>
        <w:jc w:val="center"/>
        <w:rPr>
          <w:rFonts w:cs="Times New Roman"/>
          <w:b/>
          <w:bCs/>
          <w:sz w:val="28"/>
          <w:szCs w:val="28"/>
        </w:rPr>
      </w:pPr>
      <w:r w:rsidRPr="0066559F">
        <w:rPr>
          <w:rFonts w:cs="Times New Roman"/>
          <w:b/>
          <w:bCs/>
          <w:sz w:val="28"/>
          <w:szCs w:val="28"/>
        </w:rPr>
        <w:t xml:space="preserve">NATIONAL UNIVERSITY OF MODERN </w:t>
      </w:r>
      <w:r w:rsidR="005A51C9" w:rsidRPr="0066559F">
        <w:rPr>
          <w:rFonts w:cs="Times New Roman"/>
          <w:b/>
          <w:bCs/>
          <w:sz w:val="28"/>
          <w:szCs w:val="28"/>
        </w:rPr>
        <w:t>LANGUAGES</w:t>
      </w:r>
      <w:r w:rsidR="0066559F" w:rsidRPr="0066559F">
        <w:rPr>
          <w:rFonts w:cs="Times New Roman"/>
          <w:b/>
          <w:bCs/>
          <w:sz w:val="28"/>
          <w:szCs w:val="28"/>
        </w:rPr>
        <w:t xml:space="preserve"> </w:t>
      </w:r>
      <w:r w:rsidR="005A51C9" w:rsidRPr="0066559F">
        <w:rPr>
          <w:rFonts w:cs="Times New Roman"/>
          <w:b/>
          <w:bCs/>
          <w:sz w:val="28"/>
          <w:szCs w:val="28"/>
        </w:rPr>
        <w:t>ISLAMABAD</w:t>
      </w:r>
    </w:p>
    <w:p w14:paraId="7957E825" w14:textId="04C6BD63" w:rsidR="00B55900" w:rsidRDefault="009641EC" w:rsidP="00B55900">
      <w:pPr>
        <w:spacing w:before="245" w:after="0" w:line="276" w:lineRule="auto"/>
        <w:jc w:val="center"/>
        <w:rPr>
          <w:rFonts w:cs="Times New Roman"/>
          <w:b/>
          <w:bCs/>
          <w:sz w:val="32"/>
          <w:szCs w:val="32"/>
        </w:rPr>
      </w:pPr>
      <w:r>
        <w:rPr>
          <w:rFonts w:cs="Times New Roman"/>
          <w:b/>
          <w:bCs/>
          <w:sz w:val="32"/>
          <w:szCs w:val="32"/>
        </w:rPr>
        <w:t>JUNE</w:t>
      </w:r>
      <w:r w:rsidR="006C6C2A">
        <w:rPr>
          <w:rFonts w:cs="Times New Roman"/>
          <w:b/>
          <w:bCs/>
          <w:sz w:val="32"/>
          <w:szCs w:val="32"/>
        </w:rPr>
        <w:t>,</w:t>
      </w:r>
      <w:r w:rsidR="005A51C9">
        <w:rPr>
          <w:rFonts w:cs="Times New Roman"/>
          <w:b/>
          <w:bCs/>
          <w:sz w:val="32"/>
          <w:szCs w:val="32"/>
        </w:rPr>
        <w:t xml:space="preserve"> 2020</w:t>
      </w:r>
    </w:p>
    <w:p w14:paraId="7EA13010" w14:textId="7F54735F" w:rsidR="00033270" w:rsidRPr="00C84407" w:rsidRDefault="00033270" w:rsidP="00C84407">
      <w:pPr>
        <w:jc w:val="center"/>
        <w:rPr>
          <w:b/>
          <w:bCs/>
          <w:sz w:val="32"/>
          <w:szCs w:val="32"/>
        </w:rPr>
      </w:pPr>
      <w:r w:rsidRPr="00C84407">
        <w:rPr>
          <w:b/>
          <w:bCs/>
          <w:sz w:val="32"/>
          <w:szCs w:val="32"/>
        </w:rPr>
        <w:lastRenderedPageBreak/>
        <w:t>ABSTRACT</w:t>
      </w:r>
    </w:p>
    <w:p w14:paraId="08BDD438" w14:textId="62014E7B" w:rsidR="00033270" w:rsidRDefault="00033270" w:rsidP="00033270">
      <w:r>
        <w:t xml:space="preserve">Data generation and its growth rate is an abrupt process these days and will grow exponentially with each passing day. Users on the internet can enjoy abundant services and information in ecommerce websites, electronic newspapers, </w:t>
      </w:r>
      <w:r w:rsidR="00D2252D">
        <w:t>blog,</w:t>
      </w:r>
      <w:r>
        <w:t xml:space="preserve"> </w:t>
      </w:r>
      <w:r w:rsidR="00066E76">
        <w:t>and</w:t>
      </w:r>
      <w:r>
        <w:t xml:space="preserve"> social networks. Although this data is available for its consumption by users, quite an amount of time is spent retrieving this information and processing it. This has favoured the research in several fields such as web scrapping. Web scraping, a process of extracting useful information from HTML pages, which is the main formatting tool of information on the internet today. Web scraping is a hot topic in today’s perspective, and it has multi faced applications. But two of the most important utilities of scraping are information retrieval for personal usage and for analytical purposes. </w:t>
      </w:r>
    </w:p>
    <w:p w14:paraId="737A5ACF" w14:textId="312BC520" w:rsidR="00B55900" w:rsidRDefault="00033270" w:rsidP="00033270">
      <w:pPr>
        <w:rPr>
          <w:rFonts w:cs="Times New Roman"/>
          <w:b/>
          <w:bCs/>
          <w:sz w:val="32"/>
          <w:szCs w:val="32"/>
        </w:rPr>
      </w:pPr>
      <w:r>
        <w:t>In this project, the aim is to do a survey of personalized information retrieval for statistical purposes, a specialized and crucial subsection of information retrieval and propose a system that will do this job on behalf of user. The proposed system will solve the above-mentioned problem by searching the web pages for the relevant information and extracting the information that is relevant to the user</w:t>
      </w:r>
      <w:r w:rsidR="00C237E4">
        <w:t>s</w:t>
      </w:r>
      <w:r>
        <w:t xml:space="preserve"> context. Methods that are </w:t>
      </w:r>
      <w:r w:rsidR="00032A38">
        <w:t xml:space="preserve">chosen </w:t>
      </w:r>
      <w:r>
        <w:t xml:space="preserve">for information retrieval as Web Scraping, a technique that is extremely popular and is proven to have multi-domain usage these days. The proposed system is currently limited to Pakistani </w:t>
      </w:r>
      <w:r w:rsidR="00F14026">
        <w:t>English N</w:t>
      </w:r>
      <w:r>
        <w:t>ews websites only.</w:t>
      </w:r>
      <w:r w:rsidR="00B55900">
        <w:rPr>
          <w:rFonts w:cs="Times New Roman"/>
          <w:b/>
          <w:bCs/>
          <w:sz w:val="32"/>
          <w:szCs w:val="32"/>
        </w:rPr>
        <w:br w:type="page"/>
      </w:r>
    </w:p>
    <w:sdt>
      <w:sdtPr>
        <w:rPr>
          <w:rFonts w:ascii="Times New Roman" w:eastAsiaTheme="minorHAnsi" w:hAnsi="Times New Roman" w:cstheme="minorBidi"/>
          <w:color w:val="000000" w:themeColor="text1"/>
          <w:sz w:val="24"/>
          <w:szCs w:val="22"/>
          <w:lang w:val="en-GB"/>
        </w:rPr>
        <w:id w:val="-673103399"/>
        <w:docPartObj>
          <w:docPartGallery w:val="Table of Contents"/>
          <w:docPartUnique/>
        </w:docPartObj>
      </w:sdtPr>
      <w:sdtEndPr>
        <w:rPr>
          <w:noProof/>
        </w:rPr>
      </w:sdtEndPr>
      <w:sdtContent>
        <w:p w14:paraId="59446E72" w14:textId="6ECF88F9" w:rsidR="00AD0CDE" w:rsidRPr="00BA346F" w:rsidRDefault="009347F8" w:rsidP="00236894">
          <w:pPr>
            <w:pStyle w:val="TOCHeading"/>
            <w:jc w:val="center"/>
            <w:rPr>
              <w:rFonts w:asciiTheme="majorBidi" w:hAnsiTheme="majorBidi"/>
              <w:b/>
              <w:bCs/>
              <w:color w:val="000000" w:themeColor="text1"/>
            </w:rPr>
          </w:pPr>
          <w:r w:rsidRPr="00BA346F">
            <w:rPr>
              <w:rFonts w:asciiTheme="majorBidi" w:hAnsiTheme="majorBidi"/>
              <w:b/>
              <w:bCs/>
              <w:color w:val="000000" w:themeColor="text1"/>
            </w:rPr>
            <w:t>TABLE OF CONTENTS</w:t>
          </w:r>
        </w:p>
        <w:p w14:paraId="1EB4ABF7" w14:textId="47CFCEDA" w:rsidR="009A6998" w:rsidRDefault="00AD0CDE">
          <w:pPr>
            <w:pStyle w:val="TOC1"/>
            <w:tabs>
              <w:tab w:val="right" w:leader="dot" w:pos="865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42742444" w:history="1">
            <w:r w:rsidR="009A6998" w:rsidRPr="00D35777">
              <w:rPr>
                <w:rStyle w:val="Hyperlink"/>
                <w:noProof/>
              </w:rPr>
              <w:t>CHAPTER 1</w:t>
            </w:r>
            <w:r w:rsidR="009A6998">
              <w:rPr>
                <w:noProof/>
                <w:webHidden/>
              </w:rPr>
              <w:tab/>
            </w:r>
            <w:r w:rsidR="009A6998">
              <w:rPr>
                <w:noProof/>
                <w:webHidden/>
              </w:rPr>
              <w:fldChar w:fldCharType="begin"/>
            </w:r>
            <w:r w:rsidR="009A6998">
              <w:rPr>
                <w:noProof/>
                <w:webHidden/>
              </w:rPr>
              <w:instrText xml:space="preserve"> PAGEREF _Toc42742444 \h </w:instrText>
            </w:r>
            <w:r w:rsidR="009A6998">
              <w:rPr>
                <w:noProof/>
                <w:webHidden/>
              </w:rPr>
            </w:r>
            <w:r w:rsidR="009A6998">
              <w:rPr>
                <w:noProof/>
                <w:webHidden/>
              </w:rPr>
              <w:fldChar w:fldCharType="separate"/>
            </w:r>
            <w:r w:rsidR="009A6998">
              <w:rPr>
                <w:noProof/>
                <w:webHidden/>
              </w:rPr>
              <w:t>11</w:t>
            </w:r>
            <w:r w:rsidR="009A6998">
              <w:rPr>
                <w:noProof/>
                <w:webHidden/>
              </w:rPr>
              <w:fldChar w:fldCharType="end"/>
            </w:r>
          </w:hyperlink>
        </w:p>
        <w:p w14:paraId="1435D828" w14:textId="0C87950E"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45" w:history="1">
            <w:r w:rsidR="009A6998" w:rsidRPr="00D35777">
              <w:rPr>
                <w:rStyle w:val="Hyperlink"/>
                <w:noProof/>
              </w:rPr>
              <w:t>INTRODUCTION</w:t>
            </w:r>
            <w:r w:rsidR="009A6998">
              <w:rPr>
                <w:noProof/>
                <w:webHidden/>
              </w:rPr>
              <w:tab/>
            </w:r>
            <w:r w:rsidR="009A6998">
              <w:rPr>
                <w:noProof/>
                <w:webHidden/>
              </w:rPr>
              <w:fldChar w:fldCharType="begin"/>
            </w:r>
            <w:r w:rsidR="009A6998">
              <w:rPr>
                <w:noProof/>
                <w:webHidden/>
              </w:rPr>
              <w:instrText xml:space="preserve"> PAGEREF _Toc42742445 \h </w:instrText>
            </w:r>
            <w:r w:rsidR="009A6998">
              <w:rPr>
                <w:noProof/>
                <w:webHidden/>
              </w:rPr>
            </w:r>
            <w:r w:rsidR="009A6998">
              <w:rPr>
                <w:noProof/>
                <w:webHidden/>
              </w:rPr>
              <w:fldChar w:fldCharType="separate"/>
            </w:r>
            <w:r w:rsidR="009A6998">
              <w:rPr>
                <w:noProof/>
                <w:webHidden/>
              </w:rPr>
              <w:t>11</w:t>
            </w:r>
            <w:r w:rsidR="009A6998">
              <w:rPr>
                <w:noProof/>
                <w:webHidden/>
              </w:rPr>
              <w:fldChar w:fldCharType="end"/>
            </w:r>
          </w:hyperlink>
        </w:p>
        <w:p w14:paraId="70B23D90" w14:textId="3A1F0823"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46" w:history="1">
            <w:r w:rsidR="009A6998" w:rsidRPr="00D35777">
              <w:rPr>
                <w:rStyle w:val="Hyperlink"/>
                <w:noProof/>
              </w:rPr>
              <w:t>1.0   Introduction</w:t>
            </w:r>
            <w:r w:rsidR="009A6998">
              <w:rPr>
                <w:noProof/>
                <w:webHidden/>
              </w:rPr>
              <w:tab/>
            </w:r>
            <w:r w:rsidR="009A6998">
              <w:rPr>
                <w:noProof/>
                <w:webHidden/>
              </w:rPr>
              <w:fldChar w:fldCharType="begin"/>
            </w:r>
            <w:r w:rsidR="009A6998">
              <w:rPr>
                <w:noProof/>
                <w:webHidden/>
              </w:rPr>
              <w:instrText xml:space="preserve"> PAGEREF _Toc42742446 \h </w:instrText>
            </w:r>
            <w:r w:rsidR="009A6998">
              <w:rPr>
                <w:noProof/>
                <w:webHidden/>
              </w:rPr>
            </w:r>
            <w:r w:rsidR="009A6998">
              <w:rPr>
                <w:noProof/>
                <w:webHidden/>
              </w:rPr>
              <w:fldChar w:fldCharType="separate"/>
            </w:r>
            <w:r w:rsidR="009A6998">
              <w:rPr>
                <w:noProof/>
                <w:webHidden/>
              </w:rPr>
              <w:t>12</w:t>
            </w:r>
            <w:r w:rsidR="009A6998">
              <w:rPr>
                <w:noProof/>
                <w:webHidden/>
              </w:rPr>
              <w:fldChar w:fldCharType="end"/>
            </w:r>
          </w:hyperlink>
        </w:p>
        <w:p w14:paraId="00F09EA6" w14:textId="3FB5FC90"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47" w:history="1">
            <w:r w:rsidR="009A6998" w:rsidRPr="00D35777">
              <w:rPr>
                <w:rStyle w:val="Hyperlink"/>
                <w:noProof/>
              </w:rPr>
              <w:t>1.1   Motivation</w:t>
            </w:r>
            <w:r w:rsidR="009A6998">
              <w:rPr>
                <w:noProof/>
                <w:webHidden/>
              </w:rPr>
              <w:tab/>
            </w:r>
            <w:r w:rsidR="009A6998">
              <w:rPr>
                <w:noProof/>
                <w:webHidden/>
              </w:rPr>
              <w:fldChar w:fldCharType="begin"/>
            </w:r>
            <w:r w:rsidR="009A6998">
              <w:rPr>
                <w:noProof/>
                <w:webHidden/>
              </w:rPr>
              <w:instrText xml:space="preserve"> PAGEREF _Toc42742447 \h </w:instrText>
            </w:r>
            <w:r w:rsidR="009A6998">
              <w:rPr>
                <w:noProof/>
                <w:webHidden/>
              </w:rPr>
            </w:r>
            <w:r w:rsidR="009A6998">
              <w:rPr>
                <w:noProof/>
                <w:webHidden/>
              </w:rPr>
              <w:fldChar w:fldCharType="separate"/>
            </w:r>
            <w:r w:rsidR="009A6998">
              <w:rPr>
                <w:noProof/>
                <w:webHidden/>
              </w:rPr>
              <w:t>12</w:t>
            </w:r>
            <w:r w:rsidR="009A6998">
              <w:rPr>
                <w:noProof/>
                <w:webHidden/>
              </w:rPr>
              <w:fldChar w:fldCharType="end"/>
            </w:r>
          </w:hyperlink>
        </w:p>
        <w:p w14:paraId="2A02F7FC" w14:textId="4E999B8E"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48" w:history="1">
            <w:r w:rsidR="009A6998" w:rsidRPr="00D35777">
              <w:rPr>
                <w:rStyle w:val="Hyperlink"/>
                <w:noProof/>
              </w:rPr>
              <w:t>1.2   Problem statement</w:t>
            </w:r>
            <w:r w:rsidR="009A6998">
              <w:rPr>
                <w:noProof/>
                <w:webHidden/>
              </w:rPr>
              <w:tab/>
            </w:r>
            <w:r w:rsidR="009A6998">
              <w:rPr>
                <w:noProof/>
                <w:webHidden/>
              </w:rPr>
              <w:fldChar w:fldCharType="begin"/>
            </w:r>
            <w:r w:rsidR="009A6998">
              <w:rPr>
                <w:noProof/>
                <w:webHidden/>
              </w:rPr>
              <w:instrText xml:space="preserve"> PAGEREF _Toc42742448 \h </w:instrText>
            </w:r>
            <w:r w:rsidR="009A6998">
              <w:rPr>
                <w:noProof/>
                <w:webHidden/>
              </w:rPr>
            </w:r>
            <w:r w:rsidR="009A6998">
              <w:rPr>
                <w:noProof/>
                <w:webHidden/>
              </w:rPr>
              <w:fldChar w:fldCharType="separate"/>
            </w:r>
            <w:r w:rsidR="009A6998">
              <w:rPr>
                <w:noProof/>
                <w:webHidden/>
              </w:rPr>
              <w:t>12</w:t>
            </w:r>
            <w:r w:rsidR="009A6998">
              <w:rPr>
                <w:noProof/>
                <w:webHidden/>
              </w:rPr>
              <w:fldChar w:fldCharType="end"/>
            </w:r>
          </w:hyperlink>
        </w:p>
        <w:p w14:paraId="4EF0426F" w14:textId="7ABD9E2C"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49" w:history="1">
            <w:r w:rsidR="009A6998" w:rsidRPr="00D35777">
              <w:rPr>
                <w:rStyle w:val="Hyperlink"/>
                <w:noProof/>
              </w:rPr>
              <w:t>1.3   Goals and Objectives</w:t>
            </w:r>
            <w:r w:rsidR="009A6998">
              <w:rPr>
                <w:noProof/>
                <w:webHidden/>
              </w:rPr>
              <w:tab/>
            </w:r>
            <w:r w:rsidR="009A6998">
              <w:rPr>
                <w:noProof/>
                <w:webHidden/>
              </w:rPr>
              <w:fldChar w:fldCharType="begin"/>
            </w:r>
            <w:r w:rsidR="009A6998">
              <w:rPr>
                <w:noProof/>
                <w:webHidden/>
              </w:rPr>
              <w:instrText xml:space="preserve"> PAGEREF _Toc42742449 \h </w:instrText>
            </w:r>
            <w:r w:rsidR="009A6998">
              <w:rPr>
                <w:noProof/>
                <w:webHidden/>
              </w:rPr>
            </w:r>
            <w:r w:rsidR="009A6998">
              <w:rPr>
                <w:noProof/>
                <w:webHidden/>
              </w:rPr>
              <w:fldChar w:fldCharType="separate"/>
            </w:r>
            <w:r w:rsidR="009A6998">
              <w:rPr>
                <w:noProof/>
                <w:webHidden/>
              </w:rPr>
              <w:t>13</w:t>
            </w:r>
            <w:r w:rsidR="009A6998">
              <w:rPr>
                <w:noProof/>
                <w:webHidden/>
              </w:rPr>
              <w:fldChar w:fldCharType="end"/>
            </w:r>
          </w:hyperlink>
        </w:p>
        <w:p w14:paraId="72317107" w14:textId="757FADBB"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50" w:history="1">
            <w:r w:rsidR="009A6998" w:rsidRPr="00D35777">
              <w:rPr>
                <w:rStyle w:val="Hyperlink"/>
                <w:noProof/>
              </w:rPr>
              <w:t>1.4   Scope of the study</w:t>
            </w:r>
            <w:r w:rsidR="009A6998">
              <w:rPr>
                <w:noProof/>
                <w:webHidden/>
              </w:rPr>
              <w:tab/>
            </w:r>
            <w:r w:rsidR="009A6998">
              <w:rPr>
                <w:noProof/>
                <w:webHidden/>
              </w:rPr>
              <w:fldChar w:fldCharType="begin"/>
            </w:r>
            <w:r w:rsidR="009A6998">
              <w:rPr>
                <w:noProof/>
                <w:webHidden/>
              </w:rPr>
              <w:instrText xml:space="preserve"> PAGEREF _Toc42742450 \h </w:instrText>
            </w:r>
            <w:r w:rsidR="009A6998">
              <w:rPr>
                <w:noProof/>
                <w:webHidden/>
              </w:rPr>
            </w:r>
            <w:r w:rsidR="009A6998">
              <w:rPr>
                <w:noProof/>
                <w:webHidden/>
              </w:rPr>
              <w:fldChar w:fldCharType="separate"/>
            </w:r>
            <w:r w:rsidR="009A6998">
              <w:rPr>
                <w:noProof/>
                <w:webHidden/>
              </w:rPr>
              <w:t>13</w:t>
            </w:r>
            <w:r w:rsidR="009A6998">
              <w:rPr>
                <w:noProof/>
                <w:webHidden/>
              </w:rPr>
              <w:fldChar w:fldCharType="end"/>
            </w:r>
          </w:hyperlink>
        </w:p>
        <w:p w14:paraId="6DCA13D3" w14:textId="7E5428C1"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51" w:history="1">
            <w:r w:rsidR="009A6998" w:rsidRPr="00D35777">
              <w:rPr>
                <w:rStyle w:val="Hyperlink"/>
                <w:noProof/>
              </w:rPr>
              <w:t>1.5   Process model</w:t>
            </w:r>
            <w:r w:rsidR="009A6998">
              <w:rPr>
                <w:noProof/>
                <w:webHidden/>
              </w:rPr>
              <w:tab/>
            </w:r>
            <w:r w:rsidR="009A6998">
              <w:rPr>
                <w:noProof/>
                <w:webHidden/>
              </w:rPr>
              <w:fldChar w:fldCharType="begin"/>
            </w:r>
            <w:r w:rsidR="009A6998">
              <w:rPr>
                <w:noProof/>
                <w:webHidden/>
              </w:rPr>
              <w:instrText xml:space="preserve"> PAGEREF _Toc42742451 \h </w:instrText>
            </w:r>
            <w:r w:rsidR="009A6998">
              <w:rPr>
                <w:noProof/>
                <w:webHidden/>
              </w:rPr>
            </w:r>
            <w:r w:rsidR="009A6998">
              <w:rPr>
                <w:noProof/>
                <w:webHidden/>
              </w:rPr>
              <w:fldChar w:fldCharType="separate"/>
            </w:r>
            <w:r w:rsidR="009A6998">
              <w:rPr>
                <w:noProof/>
                <w:webHidden/>
              </w:rPr>
              <w:t>14</w:t>
            </w:r>
            <w:r w:rsidR="009A6998">
              <w:rPr>
                <w:noProof/>
                <w:webHidden/>
              </w:rPr>
              <w:fldChar w:fldCharType="end"/>
            </w:r>
          </w:hyperlink>
        </w:p>
        <w:p w14:paraId="7C677046" w14:textId="24F971C6"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52" w:history="1">
            <w:r w:rsidR="009A6998" w:rsidRPr="00D35777">
              <w:rPr>
                <w:rStyle w:val="Hyperlink"/>
                <w:noProof/>
              </w:rPr>
              <w:t>1.5.1</w:t>
            </w:r>
            <w:r w:rsidR="009A6998">
              <w:rPr>
                <w:rFonts w:asciiTheme="minorHAnsi" w:eastAsiaTheme="minorEastAsia" w:hAnsiTheme="minorHAnsi"/>
                <w:noProof/>
                <w:color w:val="auto"/>
                <w:sz w:val="22"/>
                <w:lang w:val="en-US"/>
              </w:rPr>
              <w:tab/>
            </w:r>
            <w:r w:rsidR="009A6998" w:rsidRPr="00D35777">
              <w:rPr>
                <w:rStyle w:val="Hyperlink"/>
                <w:noProof/>
              </w:rPr>
              <w:t>Requirement gathering</w:t>
            </w:r>
            <w:r w:rsidR="009A6998">
              <w:rPr>
                <w:noProof/>
                <w:webHidden/>
              </w:rPr>
              <w:tab/>
            </w:r>
            <w:r w:rsidR="009A6998">
              <w:rPr>
                <w:noProof/>
                <w:webHidden/>
              </w:rPr>
              <w:fldChar w:fldCharType="begin"/>
            </w:r>
            <w:r w:rsidR="009A6998">
              <w:rPr>
                <w:noProof/>
                <w:webHidden/>
              </w:rPr>
              <w:instrText xml:space="preserve"> PAGEREF _Toc42742452 \h </w:instrText>
            </w:r>
            <w:r w:rsidR="009A6998">
              <w:rPr>
                <w:noProof/>
                <w:webHidden/>
              </w:rPr>
            </w:r>
            <w:r w:rsidR="009A6998">
              <w:rPr>
                <w:noProof/>
                <w:webHidden/>
              </w:rPr>
              <w:fldChar w:fldCharType="separate"/>
            </w:r>
            <w:r w:rsidR="009A6998">
              <w:rPr>
                <w:noProof/>
                <w:webHidden/>
              </w:rPr>
              <w:t>14</w:t>
            </w:r>
            <w:r w:rsidR="009A6998">
              <w:rPr>
                <w:noProof/>
                <w:webHidden/>
              </w:rPr>
              <w:fldChar w:fldCharType="end"/>
            </w:r>
          </w:hyperlink>
        </w:p>
        <w:p w14:paraId="274B198E" w14:textId="2E493C8B"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53" w:history="1">
            <w:r w:rsidR="009A6998" w:rsidRPr="00D35777">
              <w:rPr>
                <w:rStyle w:val="Hyperlink"/>
                <w:noProof/>
              </w:rPr>
              <w:t>1.5.2</w:t>
            </w:r>
            <w:r w:rsidR="009A6998">
              <w:rPr>
                <w:rFonts w:asciiTheme="minorHAnsi" w:eastAsiaTheme="minorEastAsia" w:hAnsiTheme="minorHAnsi"/>
                <w:noProof/>
                <w:color w:val="auto"/>
                <w:sz w:val="22"/>
                <w:lang w:val="en-US"/>
              </w:rPr>
              <w:tab/>
            </w:r>
            <w:r w:rsidR="009A6998" w:rsidRPr="00D35777">
              <w:rPr>
                <w:rStyle w:val="Hyperlink"/>
                <w:noProof/>
              </w:rPr>
              <w:t>Work breakdown and decomposition</w:t>
            </w:r>
            <w:r w:rsidR="009A6998">
              <w:rPr>
                <w:noProof/>
                <w:webHidden/>
              </w:rPr>
              <w:tab/>
            </w:r>
            <w:r w:rsidR="009A6998">
              <w:rPr>
                <w:noProof/>
                <w:webHidden/>
              </w:rPr>
              <w:fldChar w:fldCharType="begin"/>
            </w:r>
            <w:r w:rsidR="009A6998">
              <w:rPr>
                <w:noProof/>
                <w:webHidden/>
              </w:rPr>
              <w:instrText xml:space="preserve"> PAGEREF _Toc42742453 \h </w:instrText>
            </w:r>
            <w:r w:rsidR="009A6998">
              <w:rPr>
                <w:noProof/>
                <w:webHidden/>
              </w:rPr>
            </w:r>
            <w:r w:rsidR="009A6998">
              <w:rPr>
                <w:noProof/>
                <w:webHidden/>
              </w:rPr>
              <w:fldChar w:fldCharType="separate"/>
            </w:r>
            <w:r w:rsidR="009A6998">
              <w:rPr>
                <w:noProof/>
                <w:webHidden/>
              </w:rPr>
              <w:t>14</w:t>
            </w:r>
            <w:r w:rsidR="009A6998">
              <w:rPr>
                <w:noProof/>
                <w:webHidden/>
              </w:rPr>
              <w:fldChar w:fldCharType="end"/>
            </w:r>
          </w:hyperlink>
        </w:p>
        <w:p w14:paraId="07201443" w14:textId="062A08FD"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54" w:history="1">
            <w:r w:rsidR="009A6998" w:rsidRPr="00D35777">
              <w:rPr>
                <w:rStyle w:val="Hyperlink"/>
                <w:noProof/>
              </w:rPr>
              <w:t>1.5.3</w:t>
            </w:r>
            <w:r w:rsidR="009A6998">
              <w:rPr>
                <w:rFonts w:asciiTheme="minorHAnsi" w:eastAsiaTheme="minorEastAsia" w:hAnsiTheme="minorHAnsi"/>
                <w:noProof/>
                <w:color w:val="auto"/>
                <w:sz w:val="22"/>
                <w:lang w:val="en-US"/>
              </w:rPr>
              <w:tab/>
            </w:r>
            <w:r w:rsidR="009A6998" w:rsidRPr="00D35777">
              <w:rPr>
                <w:rStyle w:val="Hyperlink"/>
                <w:noProof/>
              </w:rPr>
              <w:t>Designing</w:t>
            </w:r>
            <w:r w:rsidR="009A6998">
              <w:rPr>
                <w:noProof/>
                <w:webHidden/>
              </w:rPr>
              <w:tab/>
            </w:r>
            <w:r w:rsidR="009A6998">
              <w:rPr>
                <w:noProof/>
                <w:webHidden/>
              </w:rPr>
              <w:fldChar w:fldCharType="begin"/>
            </w:r>
            <w:r w:rsidR="009A6998">
              <w:rPr>
                <w:noProof/>
                <w:webHidden/>
              </w:rPr>
              <w:instrText xml:space="preserve"> PAGEREF _Toc42742454 \h </w:instrText>
            </w:r>
            <w:r w:rsidR="009A6998">
              <w:rPr>
                <w:noProof/>
                <w:webHidden/>
              </w:rPr>
            </w:r>
            <w:r w:rsidR="009A6998">
              <w:rPr>
                <w:noProof/>
                <w:webHidden/>
              </w:rPr>
              <w:fldChar w:fldCharType="separate"/>
            </w:r>
            <w:r w:rsidR="009A6998">
              <w:rPr>
                <w:noProof/>
                <w:webHidden/>
              </w:rPr>
              <w:t>14</w:t>
            </w:r>
            <w:r w:rsidR="009A6998">
              <w:rPr>
                <w:noProof/>
                <w:webHidden/>
              </w:rPr>
              <w:fldChar w:fldCharType="end"/>
            </w:r>
          </w:hyperlink>
        </w:p>
        <w:p w14:paraId="74B6003D" w14:textId="4F2E9AB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55" w:history="1">
            <w:r w:rsidR="009A6998" w:rsidRPr="00D35777">
              <w:rPr>
                <w:rStyle w:val="Hyperlink"/>
                <w:noProof/>
              </w:rPr>
              <w:t>1.5.4</w:t>
            </w:r>
            <w:r w:rsidR="009A6998">
              <w:rPr>
                <w:rFonts w:asciiTheme="minorHAnsi" w:eastAsiaTheme="minorEastAsia" w:hAnsiTheme="minorHAnsi"/>
                <w:noProof/>
                <w:color w:val="auto"/>
                <w:sz w:val="22"/>
                <w:lang w:val="en-US"/>
              </w:rPr>
              <w:tab/>
            </w:r>
            <w:r w:rsidR="009A6998" w:rsidRPr="00D35777">
              <w:rPr>
                <w:rStyle w:val="Hyperlink"/>
                <w:noProof/>
              </w:rPr>
              <w:t>Coding</w:t>
            </w:r>
            <w:r w:rsidR="009A6998">
              <w:rPr>
                <w:noProof/>
                <w:webHidden/>
              </w:rPr>
              <w:tab/>
            </w:r>
            <w:r w:rsidR="009A6998">
              <w:rPr>
                <w:noProof/>
                <w:webHidden/>
              </w:rPr>
              <w:fldChar w:fldCharType="begin"/>
            </w:r>
            <w:r w:rsidR="009A6998">
              <w:rPr>
                <w:noProof/>
                <w:webHidden/>
              </w:rPr>
              <w:instrText xml:space="preserve"> PAGEREF _Toc42742455 \h </w:instrText>
            </w:r>
            <w:r w:rsidR="009A6998">
              <w:rPr>
                <w:noProof/>
                <w:webHidden/>
              </w:rPr>
            </w:r>
            <w:r w:rsidR="009A6998">
              <w:rPr>
                <w:noProof/>
                <w:webHidden/>
              </w:rPr>
              <w:fldChar w:fldCharType="separate"/>
            </w:r>
            <w:r w:rsidR="009A6998">
              <w:rPr>
                <w:noProof/>
                <w:webHidden/>
              </w:rPr>
              <w:t>14</w:t>
            </w:r>
            <w:r w:rsidR="009A6998">
              <w:rPr>
                <w:noProof/>
                <w:webHidden/>
              </w:rPr>
              <w:fldChar w:fldCharType="end"/>
            </w:r>
          </w:hyperlink>
        </w:p>
        <w:p w14:paraId="05342351" w14:textId="38918895"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56" w:history="1">
            <w:r w:rsidR="009A6998" w:rsidRPr="00D35777">
              <w:rPr>
                <w:rStyle w:val="Hyperlink"/>
                <w:noProof/>
              </w:rPr>
              <w:t>1.5.5</w:t>
            </w:r>
            <w:r w:rsidR="009A6998">
              <w:rPr>
                <w:rFonts w:asciiTheme="minorHAnsi" w:eastAsiaTheme="minorEastAsia" w:hAnsiTheme="minorHAnsi"/>
                <w:noProof/>
                <w:color w:val="auto"/>
                <w:sz w:val="22"/>
                <w:lang w:val="en-US"/>
              </w:rPr>
              <w:tab/>
            </w:r>
            <w:r w:rsidR="009A6998" w:rsidRPr="00D35777">
              <w:rPr>
                <w:rStyle w:val="Hyperlink"/>
                <w:noProof/>
              </w:rPr>
              <w:t>Integration</w:t>
            </w:r>
            <w:r w:rsidR="009A6998">
              <w:rPr>
                <w:noProof/>
                <w:webHidden/>
              </w:rPr>
              <w:tab/>
            </w:r>
            <w:r w:rsidR="009A6998">
              <w:rPr>
                <w:noProof/>
                <w:webHidden/>
              </w:rPr>
              <w:fldChar w:fldCharType="begin"/>
            </w:r>
            <w:r w:rsidR="009A6998">
              <w:rPr>
                <w:noProof/>
                <w:webHidden/>
              </w:rPr>
              <w:instrText xml:space="preserve"> PAGEREF _Toc42742456 \h </w:instrText>
            </w:r>
            <w:r w:rsidR="009A6998">
              <w:rPr>
                <w:noProof/>
                <w:webHidden/>
              </w:rPr>
            </w:r>
            <w:r w:rsidR="009A6998">
              <w:rPr>
                <w:noProof/>
                <w:webHidden/>
              </w:rPr>
              <w:fldChar w:fldCharType="separate"/>
            </w:r>
            <w:r w:rsidR="009A6998">
              <w:rPr>
                <w:noProof/>
                <w:webHidden/>
              </w:rPr>
              <w:t>15</w:t>
            </w:r>
            <w:r w:rsidR="009A6998">
              <w:rPr>
                <w:noProof/>
                <w:webHidden/>
              </w:rPr>
              <w:fldChar w:fldCharType="end"/>
            </w:r>
          </w:hyperlink>
        </w:p>
        <w:p w14:paraId="3C3B9758" w14:textId="2CE7F720"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57" w:history="1">
            <w:r w:rsidR="009A6998" w:rsidRPr="00D35777">
              <w:rPr>
                <w:rStyle w:val="Hyperlink"/>
                <w:noProof/>
              </w:rPr>
              <w:t>1.5.6</w:t>
            </w:r>
            <w:r w:rsidR="009A6998">
              <w:rPr>
                <w:rFonts w:asciiTheme="minorHAnsi" w:eastAsiaTheme="minorEastAsia" w:hAnsiTheme="minorHAnsi"/>
                <w:noProof/>
                <w:color w:val="auto"/>
                <w:sz w:val="22"/>
                <w:lang w:val="en-US"/>
              </w:rPr>
              <w:tab/>
            </w:r>
            <w:r w:rsidR="009A6998" w:rsidRPr="00D35777">
              <w:rPr>
                <w:rStyle w:val="Hyperlink"/>
                <w:noProof/>
              </w:rPr>
              <w:t>Testing</w:t>
            </w:r>
            <w:r w:rsidR="009A6998">
              <w:rPr>
                <w:noProof/>
                <w:webHidden/>
              </w:rPr>
              <w:tab/>
            </w:r>
            <w:r w:rsidR="009A6998">
              <w:rPr>
                <w:noProof/>
                <w:webHidden/>
              </w:rPr>
              <w:fldChar w:fldCharType="begin"/>
            </w:r>
            <w:r w:rsidR="009A6998">
              <w:rPr>
                <w:noProof/>
                <w:webHidden/>
              </w:rPr>
              <w:instrText xml:space="preserve"> PAGEREF _Toc42742457 \h </w:instrText>
            </w:r>
            <w:r w:rsidR="009A6998">
              <w:rPr>
                <w:noProof/>
                <w:webHidden/>
              </w:rPr>
            </w:r>
            <w:r w:rsidR="009A6998">
              <w:rPr>
                <w:noProof/>
                <w:webHidden/>
              </w:rPr>
              <w:fldChar w:fldCharType="separate"/>
            </w:r>
            <w:r w:rsidR="009A6998">
              <w:rPr>
                <w:noProof/>
                <w:webHidden/>
              </w:rPr>
              <w:t>15</w:t>
            </w:r>
            <w:r w:rsidR="009A6998">
              <w:rPr>
                <w:noProof/>
                <w:webHidden/>
              </w:rPr>
              <w:fldChar w:fldCharType="end"/>
            </w:r>
          </w:hyperlink>
        </w:p>
        <w:p w14:paraId="5529D84B" w14:textId="33622573"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58" w:history="1">
            <w:r w:rsidR="009A6998" w:rsidRPr="00D35777">
              <w:rPr>
                <w:rStyle w:val="Hyperlink"/>
                <w:noProof/>
              </w:rPr>
              <w:t>1.5.7</w:t>
            </w:r>
            <w:r w:rsidR="009A6998">
              <w:rPr>
                <w:rFonts w:asciiTheme="minorHAnsi" w:eastAsiaTheme="minorEastAsia" w:hAnsiTheme="minorHAnsi"/>
                <w:noProof/>
                <w:color w:val="auto"/>
                <w:sz w:val="22"/>
                <w:lang w:val="en-US"/>
              </w:rPr>
              <w:tab/>
            </w:r>
            <w:r w:rsidR="009A6998" w:rsidRPr="00D35777">
              <w:rPr>
                <w:rStyle w:val="Hyperlink"/>
                <w:noProof/>
              </w:rPr>
              <w:t>Why incremental model</w:t>
            </w:r>
            <w:r w:rsidR="009A6998">
              <w:rPr>
                <w:noProof/>
                <w:webHidden/>
              </w:rPr>
              <w:tab/>
            </w:r>
            <w:r w:rsidR="009A6998">
              <w:rPr>
                <w:noProof/>
                <w:webHidden/>
              </w:rPr>
              <w:fldChar w:fldCharType="begin"/>
            </w:r>
            <w:r w:rsidR="009A6998">
              <w:rPr>
                <w:noProof/>
                <w:webHidden/>
              </w:rPr>
              <w:instrText xml:space="preserve"> PAGEREF _Toc42742458 \h </w:instrText>
            </w:r>
            <w:r w:rsidR="009A6998">
              <w:rPr>
                <w:noProof/>
                <w:webHidden/>
              </w:rPr>
            </w:r>
            <w:r w:rsidR="009A6998">
              <w:rPr>
                <w:noProof/>
                <w:webHidden/>
              </w:rPr>
              <w:fldChar w:fldCharType="separate"/>
            </w:r>
            <w:r w:rsidR="009A6998">
              <w:rPr>
                <w:noProof/>
                <w:webHidden/>
              </w:rPr>
              <w:t>15</w:t>
            </w:r>
            <w:r w:rsidR="009A6998">
              <w:rPr>
                <w:noProof/>
                <w:webHidden/>
              </w:rPr>
              <w:fldChar w:fldCharType="end"/>
            </w:r>
          </w:hyperlink>
        </w:p>
        <w:p w14:paraId="415BA078" w14:textId="3724C335"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59" w:history="1">
            <w:r w:rsidR="009A6998" w:rsidRPr="00D35777">
              <w:rPr>
                <w:rStyle w:val="Hyperlink"/>
                <w:noProof/>
              </w:rPr>
              <w:t>1.6   Nature of the project</w:t>
            </w:r>
            <w:r w:rsidR="009A6998">
              <w:rPr>
                <w:noProof/>
                <w:webHidden/>
              </w:rPr>
              <w:tab/>
            </w:r>
            <w:r w:rsidR="009A6998">
              <w:rPr>
                <w:noProof/>
                <w:webHidden/>
              </w:rPr>
              <w:fldChar w:fldCharType="begin"/>
            </w:r>
            <w:r w:rsidR="009A6998">
              <w:rPr>
                <w:noProof/>
                <w:webHidden/>
              </w:rPr>
              <w:instrText xml:space="preserve"> PAGEREF _Toc42742459 \h </w:instrText>
            </w:r>
            <w:r w:rsidR="009A6998">
              <w:rPr>
                <w:noProof/>
                <w:webHidden/>
              </w:rPr>
            </w:r>
            <w:r w:rsidR="009A6998">
              <w:rPr>
                <w:noProof/>
                <w:webHidden/>
              </w:rPr>
              <w:fldChar w:fldCharType="separate"/>
            </w:r>
            <w:r w:rsidR="009A6998">
              <w:rPr>
                <w:noProof/>
                <w:webHidden/>
              </w:rPr>
              <w:t>15</w:t>
            </w:r>
            <w:r w:rsidR="009A6998">
              <w:rPr>
                <w:noProof/>
                <w:webHidden/>
              </w:rPr>
              <w:fldChar w:fldCharType="end"/>
            </w:r>
          </w:hyperlink>
        </w:p>
        <w:p w14:paraId="7327F2A8" w14:textId="527348D3"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60" w:history="1">
            <w:r w:rsidR="009A6998" w:rsidRPr="00D35777">
              <w:rPr>
                <w:rStyle w:val="Hyperlink"/>
                <w:noProof/>
              </w:rPr>
              <w:t>1.7   Overview of the Report</w:t>
            </w:r>
            <w:r w:rsidR="009A6998">
              <w:rPr>
                <w:noProof/>
                <w:webHidden/>
              </w:rPr>
              <w:tab/>
            </w:r>
            <w:r w:rsidR="009A6998">
              <w:rPr>
                <w:noProof/>
                <w:webHidden/>
              </w:rPr>
              <w:fldChar w:fldCharType="begin"/>
            </w:r>
            <w:r w:rsidR="009A6998">
              <w:rPr>
                <w:noProof/>
                <w:webHidden/>
              </w:rPr>
              <w:instrText xml:space="preserve"> PAGEREF _Toc42742460 \h </w:instrText>
            </w:r>
            <w:r w:rsidR="009A6998">
              <w:rPr>
                <w:noProof/>
                <w:webHidden/>
              </w:rPr>
            </w:r>
            <w:r w:rsidR="009A6998">
              <w:rPr>
                <w:noProof/>
                <w:webHidden/>
              </w:rPr>
              <w:fldChar w:fldCharType="separate"/>
            </w:r>
            <w:r w:rsidR="009A6998">
              <w:rPr>
                <w:noProof/>
                <w:webHidden/>
              </w:rPr>
              <w:t>15</w:t>
            </w:r>
            <w:r w:rsidR="009A6998">
              <w:rPr>
                <w:noProof/>
                <w:webHidden/>
              </w:rPr>
              <w:fldChar w:fldCharType="end"/>
            </w:r>
          </w:hyperlink>
        </w:p>
        <w:p w14:paraId="5E9519C8" w14:textId="423A352C"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61" w:history="1">
            <w:r w:rsidR="009A6998" w:rsidRPr="00D35777">
              <w:rPr>
                <w:rStyle w:val="Hyperlink"/>
                <w:noProof/>
              </w:rPr>
              <w:t>CHAPTER 2</w:t>
            </w:r>
            <w:r w:rsidR="009A6998">
              <w:rPr>
                <w:noProof/>
                <w:webHidden/>
              </w:rPr>
              <w:tab/>
            </w:r>
            <w:r w:rsidR="009A6998">
              <w:rPr>
                <w:noProof/>
                <w:webHidden/>
              </w:rPr>
              <w:fldChar w:fldCharType="begin"/>
            </w:r>
            <w:r w:rsidR="009A6998">
              <w:rPr>
                <w:noProof/>
                <w:webHidden/>
              </w:rPr>
              <w:instrText xml:space="preserve"> PAGEREF _Toc42742461 \h </w:instrText>
            </w:r>
            <w:r w:rsidR="009A6998">
              <w:rPr>
                <w:noProof/>
                <w:webHidden/>
              </w:rPr>
            </w:r>
            <w:r w:rsidR="009A6998">
              <w:rPr>
                <w:noProof/>
                <w:webHidden/>
              </w:rPr>
              <w:fldChar w:fldCharType="separate"/>
            </w:r>
            <w:r w:rsidR="009A6998">
              <w:rPr>
                <w:noProof/>
                <w:webHidden/>
              </w:rPr>
              <w:t>16</w:t>
            </w:r>
            <w:r w:rsidR="009A6998">
              <w:rPr>
                <w:noProof/>
                <w:webHidden/>
              </w:rPr>
              <w:fldChar w:fldCharType="end"/>
            </w:r>
          </w:hyperlink>
        </w:p>
        <w:p w14:paraId="190AE626" w14:textId="669FFEE4"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62" w:history="1">
            <w:r w:rsidR="009A6998" w:rsidRPr="00D35777">
              <w:rPr>
                <w:rStyle w:val="Hyperlink"/>
                <w:noProof/>
              </w:rPr>
              <w:t>BACKGROUND AND EXISITING WORK</w:t>
            </w:r>
            <w:r w:rsidR="009A6998">
              <w:rPr>
                <w:noProof/>
                <w:webHidden/>
              </w:rPr>
              <w:tab/>
            </w:r>
            <w:r w:rsidR="009A6998">
              <w:rPr>
                <w:noProof/>
                <w:webHidden/>
              </w:rPr>
              <w:fldChar w:fldCharType="begin"/>
            </w:r>
            <w:r w:rsidR="009A6998">
              <w:rPr>
                <w:noProof/>
                <w:webHidden/>
              </w:rPr>
              <w:instrText xml:space="preserve"> PAGEREF _Toc42742462 \h </w:instrText>
            </w:r>
            <w:r w:rsidR="009A6998">
              <w:rPr>
                <w:noProof/>
                <w:webHidden/>
              </w:rPr>
            </w:r>
            <w:r w:rsidR="009A6998">
              <w:rPr>
                <w:noProof/>
                <w:webHidden/>
              </w:rPr>
              <w:fldChar w:fldCharType="separate"/>
            </w:r>
            <w:r w:rsidR="009A6998">
              <w:rPr>
                <w:noProof/>
                <w:webHidden/>
              </w:rPr>
              <w:t>16</w:t>
            </w:r>
            <w:r w:rsidR="009A6998">
              <w:rPr>
                <w:noProof/>
                <w:webHidden/>
              </w:rPr>
              <w:fldChar w:fldCharType="end"/>
            </w:r>
          </w:hyperlink>
        </w:p>
        <w:p w14:paraId="522C0723" w14:textId="73C702A7"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63" w:history="1">
            <w:r w:rsidR="009A6998" w:rsidRPr="00D35777">
              <w:rPr>
                <w:rStyle w:val="Hyperlink"/>
                <w:noProof/>
              </w:rPr>
              <w:t>2.0   Introduction</w:t>
            </w:r>
            <w:r w:rsidR="009A6998">
              <w:rPr>
                <w:noProof/>
                <w:webHidden/>
              </w:rPr>
              <w:tab/>
            </w:r>
            <w:r w:rsidR="009A6998">
              <w:rPr>
                <w:noProof/>
                <w:webHidden/>
              </w:rPr>
              <w:fldChar w:fldCharType="begin"/>
            </w:r>
            <w:r w:rsidR="009A6998">
              <w:rPr>
                <w:noProof/>
                <w:webHidden/>
              </w:rPr>
              <w:instrText xml:space="preserve"> PAGEREF _Toc42742463 \h </w:instrText>
            </w:r>
            <w:r w:rsidR="009A6998">
              <w:rPr>
                <w:noProof/>
                <w:webHidden/>
              </w:rPr>
            </w:r>
            <w:r w:rsidR="009A6998">
              <w:rPr>
                <w:noProof/>
                <w:webHidden/>
              </w:rPr>
              <w:fldChar w:fldCharType="separate"/>
            </w:r>
            <w:r w:rsidR="009A6998">
              <w:rPr>
                <w:noProof/>
                <w:webHidden/>
              </w:rPr>
              <w:t>17</w:t>
            </w:r>
            <w:r w:rsidR="009A6998">
              <w:rPr>
                <w:noProof/>
                <w:webHidden/>
              </w:rPr>
              <w:fldChar w:fldCharType="end"/>
            </w:r>
          </w:hyperlink>
        </w:p>
        <w:p w14:paraId="7E1AA08E" w14:textId="7EE5431B"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64" w:history="1">
            <w:r w:rsidR="009A6998" w:rsidRPr="00D35777">
              <w:rPr>
                <w:rStyle w:val="Hyperlink"/>
                <w:noProof/>
              </w:rPr>
              <w:t xml:space="preserve">2.1   </w:t>
            </w:r>
            <w:r w:rsidR="009A6998" w:rsidRPr="00D35777">
              <w:rPr>
                <w:rStyle w:val="Hyperlink"/>
                <w:bCs/>
                <w:noProof/>
              </w:rPr>
              <w:t>Explanation of Important Constructs of the Application Domain</w:t>
            </w:r>
            <w:r w:rsidR="009A6998">
              <w:rPr>
                <w:noProof/>
                <w:webHidden/>
              </w:rPr>
              <w:tab/>
            </w:r>
            <w:r w:rsidR="009A6998">
              <w:rPr>
                <w:noProof/>
                <w:webHidden/>
              </w:rPr>
              <w:fldChar w:fldCharType="begin"/>
            </w:r>
            <w:r w:rsidR="009A6998">
              <w:rPr>
                <w:noProof/>
                <w:webHidden/>
              </w:rPr>
              <w:instrText xml:space="preserve"> PAGEREF _Toc42742464 \h </w:instrText>
            </w:r>
            <w:r w:rsidR="009A6998">
              <w:rPr>
                <w:noProof/>
                <w:webHidden/>
              </w:rPr>
            </w:r>
            <w:r w:rsidR="009A6998">
              <w:rPr>
                <w:noProof/>
                <w:webHidden/>
              </w:rPr>
              <w:fldChar w:fldCharType="separate"/>
            </w:r>
            <w:r w:rsidR="009A6998">
              <w:rPr>
                <w:noProof/>
                <w:webHidden/>
              </w:rPr>
              <w:t>17</w:t>
            </w:r>
            <w:r w:rsidR="009A6998">
              <w:rPr>
                <w:noProof/>
                <w:webHidden/>
              </w:rPr>
              <w:fldChar w:fldCharType="end"/>
            </w:r>
          </w:hyperlink>
        </w:p>
        <w:p w14:paraId="5E8E556E" w14:textId="45060BA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65" w:history="1">
            <w:r w:rsidR="009A6998" w:rsidRPr="00D35777">
              <w:rPr>
                <w:rStyle w:val="Hyperlink"/>
                <w:noProof/>
              </w:rPr>
              <w:t>2.1.1</w:t>
            </w:r>
            <w:r w:rsidR="009A6998">
              <w:rPr>
                <w:rFonts w:asciiTheme="minorHAnsi" w:eastAsiaTheme="minorEastAsia" w:hAnsiTheme="minorHAnsi"/>
                <w:noProof/>
                <w:color w:val="auto"/>
                <w:sz w:val="22"/>
                <w:lang w:val="en-US"/>
              </w:rPr>
              <w:tab/>
            </w:r>
            <w:r w:rsidR="009A6998" w:rsidRPr="00D35777">
              <w:rPr>
                <w:rStyle w:val="Hyperlink"/>
                <w:noProof/>
              </w:rPr>
              <w:t>Query</w:t>
            </w:r>
            <w:r w:rsidR="009A6998">
              <w:rPr>
                <w:noProof/>
                <w:webHidden/>
              </w:rPr>
              <w:tab/>
            </w:r>
            <w:r w:rsidR="009A6998">
              <w:rPr>
                <w:noProof/>
                <w:webHidden/>
              </w:rPr>
              <w:fldChar w:fldCharType="begin"/>
            </w:r>
            <w:r w:rsidR="009A6998">
              <w:rPr>
                <w:noProof/>
                <w:webHidden/>
              </w:rPr>
              <w:instrText xml:space="preserve"> PAGEREF _Toc42742465 \h </w:instrText>
            </w:r>
            <w:r w:rsidR="009A6998">
              <w:rPr>
                <w:noProof/>
                <w:webHidden/>
              </w:rPr>
            </w:r>
            <w:r w:rsidR="009A6998">
              <w:rPr>
                <w:noProof/>
                <w:webHidden/>
              </w:rPr>
              <w:fldChar w:fldCharType="separate"/>
            </w:r>
            <w:r w:rsidR="009A6998">
              <w:rPr>
                <w:noProof/>
                <w:webHidden/>
              </w:rPr>
              <w:t>17</w:t>
            </w:r>
            <w:r w:rsidR="009A6998">
              <w:rPr>
                <w:noProof/>
                <w:webHidden/>
              </w:rPr>
              <w:fldChar w:fldCharType="end"/>
            </w:r>
          </w:hyperlink>
        </w:p>
        <w:p w14:paraId="157041E4" w14:textId="68BD9890"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66" w:history="1">
            <w:r w:rsidR="009A6998" w:rsidRPr="00D35777">
              <w:rPr>
                <w:rStyle w:val="Hyperlink"/>
                <w:noProof/>
              </w:rPr>
              <w:t>2.1.2</w:t>
            </w:r>
            <w:r w:rsidR="009A6998">
              <w:rPr>
                <w:rFonts w:asciiTheme="minorHAnsi" w:eastAsiaTheme="minorEastAsia" w:hAnsiTheme="minorHAnsi"/>
                <w:noProof/>
                <w:color w:val="auto"/>
                <w:sz w:val="22"/>
                <w:lang w:val="en-US"/>
              </w:rPr>
              <w:tab/>
            </w:r>
            <w:r w:rsidR="009A6998" w:rsidRPr="00D35777">
              <w:rPr>
                <w:rStyle w:val="Hyperlink"/>
                <w:noProof/>
              </w:rPr>
              <w:t>Information Provision</w:t>
            </w:r>
            <w:r w:rsidR="009A6998">
              <w:rPr>
                <w:noProof/>
                <w:webHidden/>
              </w:rPr>
              <w:tab/>
            </w:r>
            <w:r w:rsidR="009A6998">
              <w:rPr>
                <w:noProof/>
                <w:webHidden/>
              </w:rPr>
              <w:fldChar w:fldCharType="begin"/>
            </w:r>
            <w:r w:rsidR="009A6998">
              <w:rPr>
                <w:noProof/>
                <w:webHidden/>
              </w:rPr>
              <w:instrText xml:space="preserve"> PAGEREF _Toc42742466 \h </w:instrText>
            </w:r>
            <w:r w:rsidR="009A6998">
              <w:rPr>
                <w:noProof/>
                <w:webHidden/>
              </w:rPr>
            </w:r>
            <w:r w:rsidR="009A6998">
              <w:rPr>
                <w:noProof/>
                <w:webHidden/>
              </w:rPr>
              <w:fldChar w:fldCharType="separate"/>
            </w:r>
            <w:r w:rsidR="009A6998">
              <w:rPr>
                <w:noProof/>
                <w:webHidden/>
              </w:rPr>
              <w:t>17</w:t>
            </w:r>
            <w:r w:rsidR="009A6998">
              <w:rPr>
                <w:noProof/>
                <w:webHidden/>
              </w:rPr>
              <w:fldChar w:fldCharType="end"/>
            </w:r>
          </w:hyperlink>
        </w:p>
        <w:p w14:paraId="0E9C9502" w14:textId="31EFA783"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67" w:history="1">
            <w:r w:rsidR="009A6998" w:rsidRPr="00D35777">
              <w:rPr>
                <w:rStyle w:val="Hyperlink"/>
                <w:noProof/>
              </w:rPr>
              <w:t>2.1.3</w:t>
            </w:r>
            <w:r w:rsidR="009A6998">
              <w:rPr>
                <w:rFonts w:asciiTheme="minorHAnsi" w:eastAsiaTheme="minorEastAsia" w:hAnsiTheme="minorHAnsi"/>
                <w:noProof/>
                <w:color w:val="auto"/>
                <w:sz w:val="22"/>
                <w:lang w:val="en-US"/>
              </w:rPr>
              <w:tab/>
            </w:r>
            <w:r w:rsidR="009A6998" w:rsidRPr="00D35777">
              <w:rPr>
                <w:rStyle w:val="Hyperlink"/>
                <w:noProof/>
              </w:rPr>
              <w:t>Information Representation</w:t>
            </w:r>
            <w:r w:rsidR="009A6998">
              <w:rPr>
                <w:noProof/>
                <w:webHidden/>
              </w:rPr>
              <w:tab/>
            </w:r>
            <w:r w:rsidR="009A6998">
              <w:rPr>
                <w:noProof/>
                <w:webHidden/>
              </w:rPr>
              <w:fldChar w:fldCharType="begin"/>
            </w:r>
            <w:r w:rsidR="009A6998">
              <w:rPr>
                <w:noProof/>
                <w:webHidden/>
              </w:rPr>
              <w:instrText xml:space="preserve"> PAGEREF _Toc42742467 \h </w:instrText>
            </w:r>
            <w:r w:rsidR="009A6998">
              <w:rPr>
                <w:noProof/>
                <w:webHidden/>
              </w:rPr>
            </w:r>
            <w:r w:rsidR="009A6998">
              <w:rPr>
                <w:noProof/>
                <w:webHidden/>
              </w:rPr>
              <w:fldChar w:fldCharType="separate"/>
            </w:r>
            <w:r w:rsidR="009A6998">
              <w:rPr>
                <w:noProof/>
                <w:webHidden/>
              </w:rPr>
              <w:t>17</w:t>
            </w:r>
            <w:r w:rsidR="009A6998">
              <w:rPr>
                <w:noProof/>
                <w:webHidden/>
              </w:rPr>
              <w:fldChar w:fldCharType="end"/>
            </w:r>
          </w:hyperlink>
        </w:p>
        <w:p w14:paraId="280D24A7" w14:textId="3700953F" w:rsidR="009A6998" w:rsidRDefault="00164DE1">
          <w:pPr>
            <w:pStyle w:val="TOC3"/>
            <w:tabs>
              <w:tab w:val="left" w:pos="1200"/>
              <w:tab w:val="right" w:leader="dot" w:pos="8656"/>
            </w:tabs>
            <w:rPr>
              <w:rStyle w:val="Hyperlink"/>
              <w:noProof/>
            </w:rPr>
          </w:pPr>
          <w:hyperlink w:anchor="_Toc42742468" w:history="1">
            <w:r w:rsidR="009A6998" w:rsidRPr="00D35777">
              <w:rPr>
                <w:rStyle w:val="Hyperlink"/>
                <w:noProof/>
              </w:rPr>
              <w:t>2.1.4</w:t>
            </w:r>
            <w:r w:rsidR="009A6998">
              <w:rPr>
                <w:rFonts w:asciiTheme="minorHAnsi" w:eastAsiaTheme="minorEastAsia" w:hAnsiTheme="minorHAnsi"/>
                <w:noProof/>
                <w:color w:val="auto"/>
                <w:sz w:val="22"/>
                <w:lang w:val="en-US"/>
              </w:rPr>
              <w:tab/>
            </w:r>
            <w:r w:rsidR="009A6998" w:rsidRPr="00D35777">
              <w:rPr>
                <w:rStyle w:val="Hyperlink"/>
                <w:noProof/>
              </w:rPr>
              <w:t>Document Similarity</w:t>
            </w:r>
            <w:r w:rsidR="009A6998">
              <w:rPr>
                <w:noProof/>
                <w:webHidden/>
              </w:rPr>
              <w:tab/>
            </w:r>
            <w:r w:rsidR="009A6998">
              <w:rPr>
                <w:noProof/>
                <w:webHidden/>
              </w:rPr>
              <w:fldChar w:fldCharType="begin"/>
            </w:r>
            <w:r w:rsidR="009A6998">
              <w:rPr>
                <w:noProof/>
                <w:webHidden/>
              </w:rPr>
              <w:instrText xml:space="preserve"> PAGEREF _Toc42742468 \h </w:instrText>
            </w:r>
            <w:r w:rsidR="009A6998">
              <w:rPr>
                <w:noProof/>
                <w:webHidden/>
              </w:rPr>
            </w:r>
            <w:r w:rsidR="009A6998">
              <w:rPr>
                <w:noProof/>
                <w:webHidden/>
              </w:rPr>
              <w:fldChar w:fldCharType="separate"/>
            </w:r>
            <w:r w:rsidR="009A6998">
              <w:rPr>
                <w:noProof/>
                <w:webHidden/>
              </w:rPr>
              <w:t>17</w:t>
            </w:r>
            <w:r w:rsidR="009A6998">
              <w:rPr>
                <w:noProof/>
                <w:webHidden/>
              </w:rPr>
              <w:fldChar w:fldCharType="end"/>
            </w:r>
          </w:hyperlink>
        </w:p>
        <w:p w14:paraId="2C6A6A14" w14:textId="77777777" w:rsidR="00BA346F" w:rsidRPr="00BA346F" w:rsidRDefault="00BA346F" w:rsidP="00BA346F"/>
        <w:p w14:paraId="1B43D39E" w14:textId="5C5F4FAE"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69" w:history="1">
            <w:r w:rsidR="009A6998" w:rsidRPr="00D35777">
              <w:rPr>
                <w:rStyle w:val="Hyperlink"/>
                <w:noProof/>
              </w:rPr>
              <w:t xml:space="preserve">2.2   </w:t>
            </w:r>
            <w:r w:rsidR="009A6998" w:rsidRPr="00D35777">
              <w:rPr>
                <w:rStyle w:val="Hyperlink"/>
                <w:bCs/>
                <w:noProof/>
              </w:rPr>
              <w:t>Existing Systems</w:t>
            </w:r>
            <w:r w:rsidR="009A6998">
              <w:rPr>
                <w:noProof/>
                <w:webHidden/>
              </w:rPr>
              <w:tab/>
            </w:r>
            <w:r w:rsidR="009A6998">
              <w:rPr>
                <w:noProof/>
                <w:webHidden/>
              </w:rPr>
              <w:fldChar w:fldCharType="begin"/>
            </w:r>
            <w:r w:rsidR="009A6998">
              <w:rPr>
                <w:noProof/>
                <w:webHidden/>
              </w:rPr>
              <w:instrText xml:space="preserve"> PAGEREF _Toc42742469 \h </w:instrText>
            </w:r>
            <w:r w:rsidR="009A6998">
              <w:rPr>
                <w:noProof/>
                <w:webHidden/>
              </w:rPr>
            </w:r>
            <w:r w:rsidR="009A6998">
              <w:rPr>
                <w:noProof/>
                <w:webHidden/>
              </w:rPr>
              <w:fldChar w:fldCharType="separate"/>
            </w:r>
            <w:r w:rsidR="009A6998">
              <w:rPr>
                <w:noProof/>
                <w:webHidden/>
              </w:rPr>
              <w:t>18</w:t>
            </w:r>
            <w:r w:rsidR="009A6998">
              <w:rPr>
                <w:noProof/>
                <w:webHidden/>
              </w:rPr>
              <w:fldChar w:fldCharType="end"/>
            </w:r>
          </w:hyperlink>
        </w:p>
        <w:p w14:paraId="141A09AD" w14:textId="182DE70A"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70" w:history="1">
            <w:r w:rsidR="009A6998" w:rsidRPr="00D35777">
              <w:rPr>
                <w:rStyle w:val="Hyperlink"/>
                <w:noProof/>
              </w:rPr>
              <w:t>2.2.1</w:t>
            </w:r>
            <w:r w:rsidR="009A6998">
              <w:rPr>
                <w:rFonts w:asciiTheme="minorHAnsi" w:eastAsiaTheme="minorEastAsia" w:hAnsiTheme="minorHAnsi"/>
                <w:noProof/>
                <w:color w:val="auto"/>
                <w:sz w:val="22"/>
                <w:lang w:val="en-US"/>
              </w:rPr>
              <w:tab/>
            </w:r>
            <w:r w:rsidR="009A6998" w:rsidRPr="00D35777">
              <w:rPr>
                <w:rStyle w:val="Hyperlink"/>
                <w:noProof/>
              </w:rPr>
              <w:t>Google News</w:t>
            </w:r>
            <w:r w:rsidR="009A6998">
              <w:rPr>
                <w:noProof/>
                <w:webHidden/>
              </w:rPr>
              <w:tab/>
            </w:r>
            <w:r w:rsidR="009A6998">
              <w:rPr>
                <w:noProof/>
                <w:webHidden/>
              </w:rPr>
              <w:fldChar w:fldCharType="begin"/>
            </w:r>
            <w:r w:rsidR="009A6998">
              <w:rPr>
                <w:noProof/>
                <w:webHidden/>
              </w:rPr>
              <w:instrText xml:space="preserve"> PAGEREF _Toc42742470 \h </w:instrText>
            </w:r>
            <w:r w:rsidR="009A6998">
              <w:rPr>
                <w:noProof/>
                <w:webHidden/>
              </w:rPr>
            </w:r>
            <w:r w:rsidR="009A6998">
              <w:rPr>
                <w:noProof/>
                <w:webHidden/>
              </w:rPr>
              <w:fldChar w:fldCharType="separate"/>
            </w:r>
            <w:r w:rsidR="009A6998">
              <w:rPr>
                <w:noProof/>
                <w:webHidden/>
              </w:rPr>
              <w:t>18</w:t>
            </w:r>
            <w:r w:rsidR="009A6998">
              <w:rPr>
                <w:noProof/>
                <w:webHidden/>
              </w:rPr>
              <w:fldChar w:fldCharType="end"/>
            </w:r>
          </w:hyperlink>
        </w:p>
        <w:p w14:paraId="45F1EAF1" w14:textId="4CAA9EF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71" w:history="1">
            <w:r w:rsidR="009A6998" w:rsidRPr="00D35777">
              <w:rPr>
                <w:rStyle w:val="Hyperlink"/>
                <w:noProof/>
              </w:rPr>
              <w:t>2.2.2</w:t>
            </w:r>
            <w:r w:rsidR="009A6998">
              <w:rPr>
                <w:rFonts w:asciiTheme="minorHAnsi" w:eastAsiaTheme="minorEastAsia" w:hAnsiTheme="minorHAnsi"/>
                <w:noProof/>
                <w:color w:val="auto"/>
                <w:sz w:val="22"/>
                <w:lang w:val="en-US"/>
              </w:rPr>
              <w:tab/>
            </w:r>
            <w:r w:rsidR="009A6998" w:rsidRPr="00D35777">
              <w:rPr>
                <w:rStyle w:val="Hyperlink"/>
                <w:noProof/>
              </w:rPr>
              <w:t>ABC News</w:t>
            </w:r>
            <w:r w:rsidR="009A6998">
              <w:rPr>
                <w:noProof/>
                <w:webHidden/>
              </w:rPr>
              <w:tab/>
            </w:r>
            <w:r w:rsidR="009A6998">
              <w:rPr>
                <w:noProof/>
                <w:webHidden/>
              </w:rPr>
              <w:fldChar w:fldCharType="begin"/>
            </w:r>
            <w:r w:rsidR="009A6998">
              <w:rPr>
                <w:noProof/>
                <w:webHidden/>
              </w:rPr>
              <w:instrText xml:space="preserve"> PAGEREF _Toc42742471 \h </w:instrText>
            </w:r>
            <w:r w:rsidR="009A6998">
              <w:rPr>
                <w:noProof/>
                <w:webHidden/>
              </w:rPr>
            </w:r>
            <w:r w:rsidR="009A6998">
              <w:rPr>
                <w:noProof/>
                <w:webHidden/>
              </w:rPr>
              <w:fldChar w:fldCharType="separate"/>
            </w:r>
            <w:r w:rsidR="009A6998">
              <w:rPr>
                <w:noProof/>
                <w:webHidden/>
              </w:rPr>
              <w:t>18</w:t>
            </w:r>
            <w:r w:rsidR="009A6998">
              <w:rPr>
                <w:noProof/>
                <w:webHidden/>
              </w:rPr>
              <w:fldChar w:fldCharType="end"/>
            </w:r>
          </w:hyperlink>
        </w:p>
        <w:p w14:paraId="6CCF091F" w14:textId="6AFB5BA8"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72" w:history="1">
            <w:r w:rsidR="009A6998" w:rsidRPr="00D35777">
              <w:rPr>
                <w:rStyle w:val="Hyperlink"/>
                <w:noProof/>
              </w:rPr>
              <w:t>2.3   Comparison of Existing Systems</w:t>
            </w:r>
            <w:r w:rsidR="009A6998">
              <w:rPr>
                <w:noProof/>
                <w:webHidden/>
              </w:rPr>
              <w:tab/>
            </w:r>
            <w:r w:rsidR="009A6998">
              <w:rPr>
                <w:noProof/>
                <w:webHidden/>
              </w:rPr>
              <w:fldChar w:fldCharType="begin"/>
            </w:r>
            <w:r w:rsidR="009A6998">
              <w:rPr>
                <w:noProof/>
                <w:webHidden/>
              </w:rPr>
              <w:instrText xml:space="preserve"> PAGEREF _Toc42742472 \h </w:instrText>
            </w:r>
            <w:r w:rsidR="009A6998">
              <w:rPr>
                <w:noProof/>
                <w:webHidden/>
              </w:rPr>
            </w:r>
            <w:r w:rsidR="009A6998">
              <w:rPr>
                <w:noProof/>
                <w:webHidden/>
              </w:rPr>
              <w:fldChar w:fldCharType="separate"/>
            </w:r>
            <w:r w:rsidR="009A6998">
              <w:rPr>
                <w:noProof/>
                <w:webHidden/>
              </w:rPr>
              <w:t>18</w:t>
            </w:r>
            <w:r w:rsidR="009A6998">
              <w:rPr>
                <w:noProof/>
                <w:webHidden/>
              </w:rPr>
              <w:fldChar w:fldCharType="end"/>
            </w:r>
          </w:hyperlink>
        </w:p>
        <w:p w14:paraId="5D9DE7D7" w14:textId="7431CEFC"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73" w:history="1">
            <w:r w:rsidR="009A6998" w:rsidRPr="00D35777">
              <w:rPr>
                <w:rStyle w:val="Hyperlink"/>
                <w:noProof/>
              </w:rPr>
              <w:t>2.4   Summary</w:t>
            </w:r>
            <w:r w:rsidR="009A6998">
              <w:rPr>
                <w:noProof/>
                <w:webHidden/>
              </w:rPr>
              <w:tab/>
            </w:r>
            <w:r w:rsidR="009A6998">
              <w:rPr>
                <w:noProof/>
                <w:webHidden/>
              </w:rPr>
              <w:fldChar w:fldCharType="begin"/>
            </w:r>
            <w:r w:rsidR="009A6998">
              <w:rPr>
                <w:noProof/>
                <w:webHidden/>
              </w:rPr>
              <w:instrText xml:space="preserve"> PAGEREF _Toc42742473 \h </w:instrText>
            </w:r>
            <w:r w:rsidR="009A6998">
              <w:rPr>
                <w:noProof/>
                <w:webHidden/>
              </w:rPr>
            </w:r>
            <w:r w:rsidR="009A6998">
              <w:rPr>
                <w:noProof/>
                <w:webHidden/>
              </w:rPr>
              <w:fldChar w:fldCharType="separate"/>
            </w:r>
            <w:r w:rsidR="009A6998">
              <w:rPr>
                <w:noProof/>
                <w:webHidden/>
              </w:rPr>
              <w:t>18</w:t>
            </w:r>
            <w:r w:rsidR="009A6998">
              <w:rPr>
                <w:noProof/>
                <w:webHidden/>
              </w:rPr>
              <w:fldChar w:fldCharType="end"/>
            </w:r>
          </w:hyperlink>
        </w:p>
        <w:p w14:paraId="0DD40D6F" w14:textId="6F78B46E"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74" w:history="1">
            <w:r w:rsidR="009A6998" w:rsidRPr="00D35777">
              <w:rPr>
                <w:rStyle w:val="Hyperlink"/>
                <w:noProof/>
              </w:rPr>
              <w:t>CHAPTER 3</w:t>
            </w:r>
            <w:r w:rsidR="009A6998">
              <w:rPr>
                <w:noProof/>
                <w:webHidden/>
              </w:rPr>
              <w:tab/>
            </w:r>
            <w:r w:rsidR="009A6998">
              <w:rPr>
                <w:noProof/>
                <w:webHidden/>
              </w:rPr>
              <w:fldChar w:fldCharType="begin"/>
            </w:r>
            <w:r w:rsidR="009A6998">
              <w:rPr>
                <w:noProof/>
                <w:webHidden/>
              </w:rPr>
              <w:instrText xml:space="preserve"> PAGEREF _Toc42742474 \h </w:instrText>
            </w:r>
            <w:r w:rsidR="009A6998">
              <w:rPr>
                <w:noProof/>
                <w:webHidden/>
              </w:rPr>
            </w:r>
            <w:r w:rsidR="009A6998">
              <w:rPr>
                <w:noProof/>
                <w:webHidden/>
              </w:rPr>
              <w:fldChar w:fldCharType="separate"/>
            </w:r>
            <w:r w:rsidR="009A6998">
              <w:rPr>
                <w:noProof/>
                <w:webHidden/>
              </w:rPr>
              <w:t>20</w:t>
            </w:r>
            <w:r w:rsidR="009A6998">
              <w:rPr>
                <w:noProof/>
                <w:webHidden/>
              </w:rPr>
              <w:fldChar w:fldCharType="end"/>
            </w:r>
          </w:hyperlink>
        </w:p>
        <w:p w14:paraId="1B140523" w14:textId="33BF18C6"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75" w:history="1">
            <w:r w:rsidR="009A6998" w:rsidRPr="00D35777">
              <w:rPr>
                <w:rStyle w:val="Hyperlink"/>
                <w:noProof/>
              </w:rPr>
              <w:t>REQUIREMENTS SPECIFICATION</w:t>
            </w:r>
            <w:r w:rsidR="009A6998">
              <w:rPr>
                <w:noProof/>
                <w:webHidden/>
              </w:rPr>
              <w:tab/>
            </w:r>
            <w:r w:rsidR="009A6998">
              <w:rPr>
                <w:noProof/>
                <w:webHidden/>
              </w:rPr>
              <w:fldChar w:fldCharType="begin"/>
            </w:r>
            <w:r w:rsidR="009A6998">
              <w:rPr>
                <w:noProof/>
                <w:webHidden/>
              </w:rPr>
              <w:instrText xml:space="preserve"> PAGEREF _Toc42742475 \h </w:instrText>
            </w:r>
            <w:r w:rsidR="009A6998">
              <w:rPr>
                <w:noProof/>
                <w:webHidden/>
              </w:rPr>
            </w:r>
            <w:r w:rsidR="009A6998">
              <w:rPr>
                <w:noProof/>
                <w:webHidden/>
              </w:rPr>
              <w:fldChar w:fldCharType="separate"/>
            </w:r>
            <w:r w:rsidR="009A6998">
              <w:rPr>
                <w:noProof/>
                <w:webHidden/>
              </w:rPr>
              <w:t>20</w:t>
            </w:r>
            <w:r w:rsidR="009A6998">
              <w:rPr>
                <w:noProof/>
                <w:webHidden/>
              </w:rPr>
              <w:fldChar w:fldCharType="end"/>
            </w:r>
          </w:hyperlink>
        </w:p>
        <w:p w14:paraId="6A15D0D3" w14:textId="49B9D968"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76" w:history="1">
            <w:r w:rsidR="009A6998" w:rsidRPr="00D35777">
              <w:rPr>
                <w:rStyle w:val="Hyperlink"/>
                <w:noProof/>
              </w:rPr>
              <w:t>3.0   Introduction</w:t>
            </w:r>
            <w:r w:rsidR="009A6998">
              <w:rPr>
                <w:noProof/>
                <w:webHidden/>
              </w:rPr>
              <w:tab/>
            </w:r>
            <w:r w:rsidR="009A6998">
              <w:rPr>
                <w:noProof/>
                <w:webHidden/>
              </w:rPr>
              <w:fldChar w:fldCharType="begin"/>
            </w:r>
            <w:r w:rsidR="009A6998">
              <w:rPr>
                <w:noProof/>
                <w:webHidden/>
              </w:rPr>
              <w:instrText xml:space="preserve"> PAGEREF _Toc42742476 \h </w:instrText>
            </w:r>
            <w:r w:rsidR="009A6998">
              <w:rPr>
                <w:noProof/>
                <w:webHidden/>
              </w:rPr>
            </w:r>
            <w:r w:rsidR="009A6998">
              <w:rPr>
                <w:noProof/>
                <w:webHidden/>
              </w:rPr>
              <w:fldChar w:fldCharType="separate"/>
            </w:r>
            <w:r w:rsidR="009A6998">
              <w:rPr>
                <w:noProof/>
                <w:webHidden/>
              </w:rPr>
              <w:t>21</w:t>
            </w:r>
            <w:r w:rsidR="009A6998">
              <w:rPr>
                <w:noProof/>
                <w:webHidden/>
              </w:rPr>
              <w:fldChar w:fldCharType="end"/>
            </w:r>
          </w:hyperlink>
        </w:p>
        <w:p w14:paraId="61F928EF" w14:textId="74F4937E"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77" w:history="1">
            <w:r w:rsidR="009A6998" w:rsidRPr="00D35777">
              <w:rPr>
                <w:rStyle w:val="Hyperlink"/>
                <w:noProof/>
              </w:rPr>
              <w:t>3.1   Interface Requirements</w:t>
            </w:r>
            <w:r w:rsidR="009A6998">
              <w:rPr>
                <w:noProof/>
                <w:webHidden/>
              </w:rPr>
              <w:tab/>
            </w:r>
            <w:r w:rsidR="009A6998">
              <w:rPr>
                <w:noProof/>
                <w:webHidden/>
              </w:rPr>
              <w:fldChar w:fldCharType="begin"/>
            </w:r>
            <w:r w:rsidR="009A6998">
              <w:rPr>
                <w:noProof/>
                <w:webHidden/>
              </w:rPr>
              <w:instrText xml:space="preserve"> PAGEREF _Toc42742477 \h </w:instrText>
            </w:r>
            <w:r w:rsidR="009A6998">
              <w:rPr>
                <w:noProof/>
                <w:webHidden/>
              </w:rPr>
            </w:r>
            <w:r w:rsidR="009A6998">
              <w:rPr>
                <w:noProof/>
                <w:webHidden/>
              </w:rPr>
              <w:fldChar w:fldCharType="separate"/>
            </w:r>
            <w:r w:rsidR="009A6998">
              <w:rPr>
                <w:noProof/>
                <w:webHidden/>
              </w:rPr>
              <w:t>21</w:t>
            </w:r>
            <w:r w:rsidR="009A6998">
              <w:rPr>
                <w:noProof/>
                <w:webHidden/>
              </w:rPr>
              <w:fldChar w:fldCharType="end"/>
            </w:r>
          </w:hyperlink>
        </w:p>
        <w:p w14:paraId="2EA44373" w14:textId="7B0B20EF"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78" w:history="1">
            <w:r w:rsidR="009A6998" w:rsidRPr="00D35777">
              <w:rPr>
                <w:rStyle w:val="Hyperlink"/>
                <w:noProof/>
              </w:rPr>
              <w:t>3.1.1</w:t>
            </w:r>
            <w:r w:rsidR="009A6998">
              <w:rPr>
                <w:rFonts w:asciiTheme="minorHAnsi" w:eastAsiaTheme="minorEastAsia" w:hAnsiTheme="minorHAnsi"/>
                <w:noProof/>
                <w:color w:val="auto"/>
                <w:sz w:val="22"/>
                <w:lang w:val="en-US"/>
              </w:rPr>
              <w:tab/>
            </w:r>
            <w:r w:rsidR="009A6998" w:rsidRPr="00D35777">
              <w:rPr>
                <w:rStyle w:val="Hyperlink"/>
                <w:noProof/>
              </w:rPr>
              <w:t>Software Interface Requirements</w:t>
            </w:r>
            <w:r w:rsidR="009A6998">
              <w:rPr>
                <w:noProof/>
                <w:webHidden/>
              </w:rPr>
              <w:tab/>
            </w:r>
            <w:r w:rsidR="009A6998">
              <w:rPr>
                <w:noProof/>
                <w:webHidden/>
              </w:rPr>
              <w:fldChar w:fldCharType="begin"/>
            </w:r>
            <w:r w:rsidR="009A6998">
              <w:rPr>
                <w:noProof/>
                <w:webHidden/>
              </w:rPr>
              <w:instrText xml:space="preserve"> PAGEREF _Toc42742478 \h </w:instrText>
            </w:r>
            <w:r w:rsidR="009A6998">
              <w:rPr>
                <w:noProof/>
                <w:webHidden/>
              </w:rPr>
            </w:r>
            <w:r w:rsidR="009A6998">
              <w:rPr>
                <w:noProof/>
                <w:webHidden/>
              </w:rPr>
              <w:fldChar w:fldCharType="separate"/>
            </w:r>
            <w:r w:rsidR="009A6998">
              <w:rPr>
                <w:noProof/>
                <w:webHidden/>
              </w:rPr>
              <w:t>21</w:t>
            </w:r>
            <w:r w:rsidR="009A6998">
              <w:rPr>
                <w:noProof/>
                <w:webHidden/>
              </w:rPr>
              <w:fldChar w:fldCharType="end"/>
            </w:r>
          </w:hyperlink>
        </w:p>
        <w:p w14:paraId="6EBC5875" w14:textId="1A8B204B"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79" w:history="1">
            <w:r w:rsidR="009A6998" w:rsidRPr="00D35777">
              <w:rPr>
                <w:rStyle w:val="Hyperlink"/>
                <w:noProof/>
              </w:rPr>
              <w:t>3.1.2</w:t>
            </w:r>
            <w:r w:rsidR="009A6998">
              <w:rPr>
                <w:rFonts w:asciiTheme="minorHAnsi" w:eastAsiaTheme="minorEastAsia" w:hAnsiTheme="minorHAnsi"/>
                <w:noProof/>
                <w:color w:val="auto"/>
                <w:sz w:val="22"/>
                <w:lang w:val="en-US"/>
              </w:rPr>
              <w:tab/>
            </w:r>
            <w:r w:rsidR="009A6998" w:rsidRPr="00D35777">
              <w:rPr>
                <w:rStyle w:val="Hyperlink"/>
                <w:noProof/>
              </w:rPr>
              <w:t>Hardware Interface Requirements</w:t>
            </w:r>
            <w:r w:rsidR="009A6998">
              <w:rPr>
                <w:noProof/>
                <w:webHidden/>
              </w:rPr>
              <w:tab/>
            </w:r>
            <w:r w:rsidR="009A6998">
              <w:rPr>
                <w:noProof/>
                <w:webHidden/>
              </w:rPr>
              <w:fldChar w:fldCharType="begin"/>
            </w:r>
            <w:r w:rsidR="009A6998">
              <w:rPr>
                <w:noProof/>
                <w:webHidden/>
              </w:rPr>
              <w:instrText xml:space="preserve"> PAGEREF _Toc42742479 \h </w:instrText>
            </w:r>
            <w:r w:rsidR="009A6998">
              <w:rPr>
                <w:noProof/>
                <w:webHidden/>
              </w:rPr>
            </w:r>
            <w:r w:rsidR="009A6998">
              <w:rPr>
                <w:noProof/>
                <w:webHidden/>
              </w:rPr>
              <w:fldChar w:fldCharType="separate"/>
            </w:r>
            <w:r w:rsidR="009A6998">
              <w:rPr>
                <w:noProof/>
                <w:webHidden/>
              </w:rPr>
              <w:t>21</w:t>
            </w:r>
            <w:r w:rsidR="009A6998">
              <w:rPr>
                <w:noProof/>
                <w:webHidden/>
              </w:rPr>
              <w:fldChar w:fldCharType="end"/>
            </w:r>
          </w:hyperlink>
        </w:p>
        <w:p w14:paraId="4A9A7DDC" w14:textId="5B907793" w:rsidR="009A6998" w:rsidRDefault="00164DE1">
          <w:pPr>
            <w:pStyle w:val="TOC1"/>
            <w:tabs>
              <w:tab w:val="left" w:pos="720"/>
              <w:tab w:val="right" w:leader="dot" w:pos="8656"/>
            </w:tabs>
            <w:rPr>
              <w:rFonts w:asciiTheme="minorHAnsi" w:eastAsiaTheme="minorEastAsia" w:hAnsiTheme="minorHAnsi"/>
              <w:noProof/>
              <w:color w:val="auto"/>
              <w:sz w:val="22"/>
              <w:lang w:val="en-US"/>
            </w:rPr>
          </w:pPr>
          <w:hyperlink w:anchor="_Toc42742480" w:history="1">
            <w:r w:rsidR="009A6998" w:rsidRPr="00D35777">
              <w:rPr>
                <w:rStyle w:val="Hyperlink"/>
                <w:noProof/>
              </w:rPr>
              <w:t>3.2</w:t>
            </w:r>
            <w:r w:rsidR="009A6998">
              <w:rPr>
                <w:rFonts w:asciiTheme="minorHAnsi" w:eastAsiaTheme="minorEastAsia" w:hAnsiTheme="minorHAnsi"/>
                <w:noProof/>
                <w:color w:val="auto"/>
                <w:sz w:val="22"/>
                <w:lang w:val="en-US"/>
              </w:rPr>
              <w:tab/>
            </w:r>
            <w:r w:rsidR="009A6998" w:rsidRPr="00D35777">
              <w:rPr>
                <w:rStyle w:val="Hyperlink"/>
                <w:noProof/>
              </w:rPr>
              <w:t>Functional Requirements</w:t>
            </w:r>
            <w:r w:rsidR="009A6998">
              <w:rPr>
                <w:noProof/>
                <w:webHidden/>
              </w:rPr>
              <w:tab/>
            </w:r>
            <w:r w:rsidR="009A6998">
              <w:rPr>
                <w:noProof/>
                <w:webHidden/>
              </w:rPr>
              <w:fldChar w:fldCharType="begin"/>
            </w:r>
            <w:r w:rsidR="009A6998">
              <w:rPr>
                <w:noProof/>
                <w:webHidden/>
              </w:rPr>
              <w:instrText xml:space="preserve"> PAGEREF _Toc42742480 \h </w:instrText>
            </w:r>
            <w:r w:rsidR="009A6998">
              <w:rPr>
                <w:noProof/>
                <w:webHidden/>
              </w:rPr>
            </w:r>
            <w:r w:rsidR="009A6998">
              <w:rPr>
                <w:noProof/>
                <w:webHidden/>
              </w:rPr>
              <w:fldChar w:fldCharType="separate"/>
            </w:r>
            <w:r w:rsidR="009A6998">
              <w:rPr>
                <w:noProof/>
                <w:webHidden/>
              </w:rPr>
              <w:t>22</w:t>
            </w:r>
            <w:r w:rsidR="009A6998">
              <w:rPr>
                <w:noProof/>
                <w:webHidden/>
              </w:rPr>
              <w:fldChar w:fldCharType="end"/>
            </w:r>
          </w:hyperlink>
        </w:p>
        <w:p w14:paraId="23DB366B" w14:textId="127634E8"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1" w:history="1">
            <w:r w:rsidR="009A6998" w:rsidRPr="00D35777">
              <w:rPr>
                <w:rStyle w:val="Hyperlink"/>
                <w:noProof/>
              </w:rPr>
              <w:t>3.2.1</w:t>
            </w:r>
            <w:r w:rsidR="009A6998">
              <w:rPr>
                <w:rFonts w:asciiTheme="minorHAnsi" w:eastAsiaTheme="minorEastAsia" w:hAnsiTheme="minorHAnsi"/>
                <w:noProof/>
                <w:color w:val="auto"/>
                <w:sz w:val="22"/>
                <w:lang w:val="en-US"/>
              </w:rPr>
              <w:tab/>
            </w:r>
            <w:r w:rsidR="009A6998" w:rsidRPr="00D35777">
              <w:rPr>
                <w:rStyle w:val="Hyperlink"/>
                <w:noProof/>
              </w:rPr>
              <w:t>User Registration</w:t>
            </w:r>
            <w:r w:rsidR="009A6998">
              <w:rPr>
                <w:noProof/>
                <w:webHidden/>
              </w:rPr>
              <w:tab/>
            </w:r>
            <w:r w:rsidR="009A6998">
              <w:rPr>
                <w:noProof/>
                <w:webHidden/>
              </w:rPr>
              <w:fldChar w:fldCharType="begin"/>
            </w:r>
            <w:r w:rsidR="009A6998">
              <w:rPr>
                <w:noProof/>
                <w:webHidden/>
              </w:rPr>
              <w:instrText xml:space="preserve"> PAGEREF _Toc42742481 \h </w:instrText>
            </w:r>
            <w:r w:rsidR="009A6998">
              <w:rPr>
                <w:noProof/>
                <w:webHidden/>
              </w:rPr>
            </w:r>
            <w:r w:rsidR="009A6998">
              <w:rPr>
                <w:noProof/>
                <w:webHidden/>
              </w:rPr>
              <w:fldChar w:fldCharType="separate"/>
            </w:r>
            <w:r w:rsidR="009A6998">
              <w:rPr>
                <w:noProof/>
                <w:webHidden/>
              </w:rPr>
              <w:t>22</w:t>
            </w:r>
            <w:r w:rsidR="009A6998">
              <w:rPr>
                <w:noProof/>
                <w:webHidden/>
              </w:rPr>
              <w:fldChar w:fldCharType="end"/>
            </w:r>
          </w:hyperlink>
        </w:p>
        <w:p w14:paraId="2BC36404" w14:textId="7CAABFBA"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2" w:history="1">
            <w:r w:rsidR="009A6998" w:rsidRPr="00D35777">
              <w:rPr>
                <w:rStyle w:val="Hyperlink"/>
                <w:noProof/>
              </w:rPr>
              <w:t>3.2.2</w:t>
            </w:r>
            <w:r w:rsidR="009A6998">
              <w:rPr>
                <w:rFonts w:asciiTheme="minorHAnsi" w:eastAsiaTheme="minorEastAsia" w:hAnsiTheme="minorHAnsi"/>
                <w:noProof/>
                <w:color w:val="auto"/>
                <w:sz w:val="22"/>
                <w:lang w:val="en-US"/>
              </w:rPr>
              <w:tab/>
            </w:r>
            <w:r w:rsidR="009A6998" w:rsidRPr="00D35777">
              <w:rPr>
                <w:rStyle w:val="Hyperlink"/>
                <w:noProof/>
              </w:rPr>
              <w:t>News Search</w:t>
            </w:r>
            <w:r w:rsidR="009A6998">
              <w:rPr>
                <w:noProof/>
                <w:webHidden/>
              </w:rPr>
              <w:tab/>
            </w:r>
            <w:r w:rsidR="009A6998">
              <w:rPr>
                <w:noProof/>
                <w:webHidden/>
              </w:rPr>
              <w:fldChar w:fldCharType="begin"/>
            </w:r>
            <w:r w:rsidR="009A6998">
              <w:rPr>
                <w:noProof/>
                <w:webHidden/>
              </w:rPr>
              <w:instrText xml:space="preserve"> PAGEREF _Toc42742482 \h </w:instrText>
            </w:r>
            <w:r w:rsidR="009A6998">
              <w:rPr>
                <w:noProof/>
                <w:webHidden/>
              </w:rPr>
            </w:r>
            <w:r w:rsidR="009A6998">
              <w:rPr>
                <w:noProof/>
                <w:webHidden/>
              </w:rPr>
              <w:fldChar w:fldCharType="separate"/>
            </w:r>
            <w:r w:rsidR="009A6998">
              <w:rPr>
                <w:noProof/>
                <w:webHidden/>
              </w:rPr>
              <w:t>22</w:t>
            </w:r>
            <w:r w:rsidR="009A6998">
              <w:rPr>
                <w:noProof/>
                <w:webHidden/>
              </w:rPr>
              <w:fldChar w:fldCharType="end"/>
            </w:r>
          </w:hyperlink>
        </w:p>
        <w:p w14:paraId="01E0A953" w14:textId="0DE42A2E"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3" w:history="1">
            <w:r w:rsidR="009A6998" w:rsidRPr="00D35777">
              <w:rPr>
                <w:rStyle w:val="Hyperlink"/>
                <w:noProof/>
              </w:rPr>
              <w:t>3.2.3</w:t>
            </w:r>
            <w:r w:rsidR="009A6998">
              <w:rPr>
                <w:rFonts w:asciiTheme="minorHAnsi" w:eastAsiaTheme="minorEastAsia" w:hAnsiTheme="minorHAnsi"/>
                <w:noProof/>
                <w:color w:val="auto"/>
                <w:sz w:val="22"/>
                <w:lang w:val="en-US"/>
              </w:rPr>
              <w:tab/>
            </w:r>
            <w:r w:rsidR="009A6998" w:rsidRPr="00D35777">
              <w:rPr>
                <w:rStyle w:val="Hyperlink"/>
                <w:noProof/>
              </w:rPr>
              <w:t>Display of Information</w:t>
            </w:r>
            <w:r w:rsidR="009A6998">
              <w:rPr>
                <w:noProof/>
                <w:webHidden/>
              </w:rPr>
              <w:tab/>
            </w:r>
            <w:r w:rsidR="009A6998">
              <w:rPr>
                <w:noProof/>
                <w:webHidden/>
              </w:rPr>
              <w:fldChar w:fldCharType="begin"/>
            </w:r>
            <w:r w:rsidR="009A6998">
              <w:rPr>
                <w:noProof/>
                <w:webHidden/>
              </w:rPr>
              <w:instrText xml:space="preserve"> PAGEREF _Toc42742483 \h </w:instrText>
            </w:r>
            <w:r w:rsidR="009A6998">
              <w:rPr>
                <w:noProof/>
                <w:webHidden/>
              </w:rPr>
            </w:r>
            <w:r w:rsidR="009A6998">
              <w:rPr>
                <w:noProof/>
                <w:webHidden/>
              </w:rPr>
              <w:fldChar w:fldCharType="separate"/>
            </w:r>
            <w:r w:rsidR="009A6998">
              <w:rPr>
                <w:noProof/>
                <w:webHidden/>
              </w:rPr>
              <w:t>22</w:t>
            </w:r>
            <w:r w:rsidR="009A6998">
              <w:rPr>
                <w:noProof/>
                <w:webHidden/>
              </w:rPr>
              <w:fldChar w:fldCharType="end"/>
            </w:r>
          </w:hyperlink>
        </w:p>
        <w:p w14:paraId="22CC8DA6" w14:textId="2AD27B55"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4" w:history="1">
            <w:r w:rsidR="009A6998" w:rsidRPr="00D35777">
              <w:rPr>
                <w:rStyle w:val="Hyperlink"/>
                <w:noProof/>
              </w:rPr>
              <w:t>3.2.4</w:t>
            </w:r>
            <w:r w:rsidR="009A6998">
              <w:rPr>
                <w:rFonts w:asciiTheme="minorHAnsi" w:eastAsiaTheme="minorEastAsia" w:hAnsiTheme="minorHAnsi"/>
                <w:noProof/>
                <w:color w:val="auto"/>
                <w:sz w:val="22"/>
                <w:lang w:val="en-US"/>
              </w:rPr>
              <w:tab/>
            </w:r>
            <w:r w:rsidR="009A6998" w:rsidRPr="00D35777">
              <w:rPr>
                <w:rStyle w:val="Hyperlink"/>
                <w:noProof/>
              </w:rPr>
              <w:t>Latest news</w:t>
            </w:r>
            <w:r w:rsidR="009A6998">
              <w:rPr>
                <w:noProof/>
                <w:webHidden/>
              </w:rPr>
              <w:tab/>
            </w:r>
            <w:r w:rsidR="009A6998">
              <w:rPr>
                <w:noProof/>
                <w:webHidden/>
              </w:rPr>
              <w:fldChar w:fldCharType="begin"/>
            </w:r>
            <w:r w:rsidR="009A6998">
              <w:rPr>
                <w:noProof/>
                <w:webHidden/>
              </w:rPr>
              <w:instrText xml:space="preserve"> PAGEREF _Toc42742484 \h </w:instrText>
            </w:r>
            <w:r w:rsidR="009A6998">
              <w:rPr>
                <w:noProof/>
                <w:webHidden/>
              </w:rPr>
            </w:r>
            <w:r w:rsidR="009A6998">
              <w:rPr>
                <w:noProof/>
                <w:webHidden/>
              </w:rPr>
              <w:fldChar w:fldCharType="separate"/>
            </w:r>
            <w:r w:rsidR="009A6998">
              <w:rPr>
                <w:noProof/>
                <w:webHidden/>
              </w:rPr>
              <w:t>22</w:t>
            </w:r>
            <w:r w:rsidR="009A6998">
              <w:rPr>
                <w:noProof/>
                <w:webHidden/>
              </w:rPr>
              <w:fldChar w:fldCharType="end"/>
            </w:r>
          </w:hyperlink>
        </w:p>
        <w:p w14:paraId="1C62F180" w14:textId="693D3D56"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5" w:history="1">
            <w:r w:rsidR="009A6998" w:rsidRPr="00D35777">
              <w:rPr>
                <w:rStyle w:val="Hyperlink"/>
                <w:noProof/>
              </w:rPr>
              <w:t>3.2.5</w:t>
            </w:r>
            <w:r w:rsidR="009A6998">
              <w:rPr>
                <w:rFonts w:asciiTheme="minorHAnsi" w:eastAsiaTheme="minorEastAsia" w:hAnsiTheme="minorHAnsi"/>
                <w:noProof/>
                <w:color w:val="auto"/>
                <w:sz w:val="22"/>
                <w:lang w:val="en-US"/>
              </w:rPr>
              <w:tab/>
            </w:r>
            <w:r w:rsidR="009A6998" w:rsidRPr="00D35777">
              <w:rPr>
                <w:rStyle w:val="Hyperlink"/>
                <w:noProof/>
              </w:rPr>
              <w:t>Newsfeed</w:t>
            </w:r>
            <w:r w:rsidR="009A6998">
              <w:rPr>
                <w:noProof/>
                <w:webHidden/>
              </w:rPr>
              <w:tab/>
            </w:r>
            <w:r w:rsidR="009A6998">
              <w:rPr>
                <w:noProof/>
                <w:webHidden/>
              </w:rPr>
              <w:fldChar w:fldCharType="begin"/>
            </w:r>
            <w:r w:rsidR="009A6998">
              <w:rPr>
                <w:noProof/>
                <w:webHidden/>
              </w:rPr>
              <w:instrText xml:space="preserve"> PAGEREF _Toc42742485 \h </w:instrText>
            </w:r>
            <w:r w:rsidR="009A6998">
              <w:rPr>
                <w:noProof/>
                <w:webHidden/>
              </w:rPr>
            </w:r>
            <w:r w:rsidR="009A6998">
              <w:rPr>
                <w:noProof/>
                <w:webHidden/>
              </w:rPr>
              <w:fldChar w:fldCharType="separate"/>
            </w:r>
            <w:r w:rsidR="009A6998">
              <w:rPr>
                <w:noProof/>
                <w:webHidden/>
              </w:rPr>
              <w:t>22</w:t>
            </w:r>
            <w:r w:rsidR="009A6998">
              <w:rPr>
                <w:noProof/>
                <w:webHidden/>
              </w:rPr>
              <w:fldChar w:fldCharType="end"/>
            </w:r>
          </w:hyperlink>
        </w:p>
        <w:p w14:paraId="1AD77DF7" w14:textId="2934C668"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6" w:history="1">
            <w:r w:rsidR="009A6998" w:rsidRPr="00D35777">
              <w:rPr>
                <w:rStyle w:val="Hyperlink"/>
                <w:noProof/>
              </w:rPr>
              <w:t>3.2.6</w:t>
            </w:r>
            <w:r w:rsidR="009A6998">
              <w:rPr>
                <w:rFonts w:asciiTheme="minorHAnsi" w:eastAsiaTheme="minorEastAsia" w:hAnsiTheme="minorHAnsi"/>
                <w:noProof/>
                <w:color w:val="auto"/>
                <w:sz w:val="22"/>
                <w:lang w:val="en-US"/>
              </w:rPr>
              <w:tab/>
            </w:r>
            <w:r w:rsidR="009A6998" w:rsidRPr="00D35777">
              <w:rPr>
                <w:rStyle w:val="Hyperlink"/>
                <w:noProof/>
              </w:rPr>
              <w:t>Search History</w:t>
            </w:r>
            <w:r w:rsidR="009A6998">
              <w:rPr>
                <w:noProof/>
                <w:webHidden/>
              </w:rPr>
              <w:tab/>
            </w:r>
            <w:r w:rsidR="009A6998">
              <w:rPr>
                <w:noProof/>
                <w:webHidden/>
              </w:rPr>
              <w:fldChar w:fldCharType="begin"/>
            </w:r>
            <w:r w:rsidR="009A6998">
              <w:rPr>
                <w:noProof/>
                <w:webHidden/>
              </w:rPr>
              <w:instrText xml:space="preserve"> PAGEREF _Toc42742486 \h </w:instrText>
            </w:r>
            <w:r w:rsidR="009A6998">
              <w:rPr>
                <w:noProof/>
                <w:webHidden/>
              </w:rPr>
            </w:r>
            <w:r w:rsidR="009A6998">
              <w:rPr>
                <w:noProof/>
                <w:webHidden/>
              </w:rPr>
              <w:fldChar w:fldCharType="separate"/>
            </w:r>
            <w:r w:rsidR="009A6998">
              <w:rPr>
                <w:noProof/>
                <w:webHidden/>
              </w:rPr>
              <w:t>23</w:t>
            </w:r>
            <w:r w:rsidR="009A6998">
              <w:rPr>
                <w:noProof/>
                <w:webHidden/>
              </w:rPr>
              <w:fldChar w:fldCharType="end"/>
            </w:r>
          </w:hyperlink>
        </w:p>
        <w:p w14:paraId="580824A0" w14:textId="6233D17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7" w:history="1">
            <w:r w:rsidR="009A6998" w:rsidRPr="00D35777">
              <w:rPr>
                <w:rStyle w:val="Hyperlink"/>
                <w:noProof/>
              </w:rPr>
              <w:t>3.2.7</w:t>
            </w:r>
            <w:r w:rsidR="009A6998">
              <w:rPr>
                <w:rFonts w:asciiTheme="minorHAnsi" w:eastAsiaTheme="minorEastAsia" w:hAnsiTheme="minorHAnsi"/>
                <w:noProof/>
                <w:color w:val="auto"/>
                <w:sz w:val="22"/>
                <w:lang w:val="en-US"/>
              </w:rPr>
              <w:tab/>
            </w:r>
            <w:r w:rsidR="009A6998" w:rsidRPr="00D35777">
              <w:rPr>
                <w:rStyle w:val="Hyperlink"/>
                <w:noProof/>
              </w:rPr>
              <w:t>News Interests</w:t>
            </w:r>
            <w:r w:rsidR="009A6998">
              <w:rPr>
                <w:noProof/>
                <w:webHidden/>
              </w:rPr>
              <w:tab/>
            </w:r>
            <w:r w:rsidR="009A6998">
              <w:rPr>
                <w:noProof/>
                <w:webHidden/>
              </w:rPr>
              <w:fldChar w:fldCharType="begin"/>
            </w:r>
            <w:r w:rsidR="009A6998">
              <w:rPr>
                <w:noProof/>
                <w:webHidden/>
              </w:rPr>
              <w:instrText xml:space="preserve"> PAGEREF _Toc42742487 \h </w:instrText>
            </w:r>
            <w:r w:rsidR="009A6998">
              <w:rPr>
                <w:noProof/>
                <w:webHidden/>
              </w:rPr>
            </w:r>
            <w:r w:rsidR="009A6998">
              <w:rPr>
                <w:noProof/>
                <w:webHidden/>
              </w:rPr>
              <w:fldChar w:fldCharType="separate"/>
            </w:r>
            <w:r w:rsidR="009A6998">
              <w:rPr>
                <w:noProof/>
                <w:webHidden/>
              </w:rPr>
              <w:t>23</w:t>
            </w:r>
            <w:r w:rsidR="009A6998">
              <w:rPr>
                <w:noProof/>
                <w:webHidden/>
              </w:rPr>
              <w:fldChar w:fldCharType="end"/>
            </w:r>
          </w:hyperlink>
        </w:p>
        <w:p w14:paraId="4B71FB4C" w14:textId="5864F047"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88" w:history="1">
            <w:r w:rsidR="009A6998" w:rsidRPr="00D35777">
              <w:rPr>
                <w:rStyle w:val="Hyperlink"/>
                <w:noProof/>
              </w:rPr>
              <w:t>3.2.8</w:t>
            </w:r>
            <w:r w:rsidR="009A6998">
              <w:rPr>
                <w:rFonts w:asciiTheme="minorHAnsi" w:eastAsiaTheme="minorEastAsia" w:hAnsiTheme="minorHAnsi"/>
                <w:noProof/>
                <w:color w:val="auto"/>
                <w:sz w:val="22"/>
                <w:lang w:val="en-US"/>
              </w:rPr>
              <w:tab/>
            </w:r>
            <w:r w:rsidR="009A6998" w:rsidRPr="00D35777">
              <w:rPr>
                <w:rStyle w:val="Hyperlink"/>
                <w:noProof/>
              </w:rPr>
              <w:t>Save information on local machine</w:t>
            </w:r>
            <w:r w:rsidR="009A6998">
              <w:rPr>
                <w:noProof/>
                <w:webHidden/>
              </w:rPr>
              <w:tab/>
            </w:r>
            <w:r w:rsidR="009A6998">
              <w:rPr>
                <w:noProof/>
                <w:webHidden/>
              </w:rPr>
              <w:fldChar w:fldCharType="begin"/>
            </w:r>
            <w:r w:rsidR="009A6998">
              <w:rPr>
                <w:noProof/>
                <w:webHidden/>
              </w:rPr>
              <w:instrText xml:space="preserve"> PAGEREF _Toc42742488 \h </w:instrText>
            </w:r>
            <w:r w:rsidR="009A6998">
              <w:rPr>
                <w:noProof/>
                <w:webHidden/>
              </w:rPr>
            </w:r>
            <w:r w:rsidR="009A6998">
              <w:rPr>
                <w:noProof/>
                <w:webHidden/>
              </w:rPr>
              <w:fldChar w:fldCharType="separate"/>
            </w:r>
            <w:r w:rsidR="009A6998">
              <w:rPr>
                <w:noProof/>
                <w:webHidden/>
              </w:rPr>
              <w:t>23</w:t>
            </w:r>
            <w:r w:rsidR="009A6998">
              <w:rPr>
                <w:noProof/>
                <w:webHidden/>
              </w:rPr>
              <w:fldChar w:fldCharType="end"/>
            </w:r>
          </w:hyperlink>
        </w:p>
        <w:p w14:paraId="6EC25F09" w14:textId="43926463"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89" w:history="1">
            <w:r w:rsidR="009A6998" w:rsidRPr="00D35777">
              <w:rPr>
                <w:rStyle w:val="Hyperlink"/>
                <w:noProof/>
              </w:rPr>
              <w:t>3.3   Non-Functional Requirements</w:t>
            </w:r>
            <w:r w:rsidR="009A6998">
              <w:rPr>
                <w:noProof/>
                <w:webHidden/>
              </w:rPr>
              <w:tab/>
            </w:r>
            <w:r w:rsidR="009A6998">
              <w:rPr>
                <w:noProof/>
                <w:webHidden/>
              </w:rPr>
              <w:fldChar w:fldCharType="begin"/>
            </w:r>
            <w:r w:rsidR="009A6998">
              <w:rPr>
                <w:noProof/>
                <w:webHidden/>
              </w:rPr>
              <w:instrText xml:space="preserve"> PAGEREF _Toc42742489 \h </w:instrText>
            </w:r>
            <w:r w:rsidR="009A6998">
              <w:rPr>
                <w:noProof/>
                <w:webHidden/>
              </w:rPr>
            </w:r>
            <w:r w:rsidR="009A6998">
              <w:rPr>
                <w:noProof/>
                <w:webHidden/>
              </w:rPr>
              <w:fldChar w:fldCharType="separate"/>
            </w:r>
            <w:r w:rsidR="009A6998">
              <w:rPr>
                <w:noProof/>
                <w:webHidden/>
              </w:rPr>
              <w:t>23</w:t>
            </w:r>
            <w:r w:rsidR="009A6998">
              <w:rPr>
                <w:noProof/>
                <w:webHidden/>
              </w:rPr>
              <w:fldChar w:fldCharType="end"/>
            </w:r>
          </w:hyperlink>
        </w:p>
        <w:p w14:paraId="31C4C09A" w14:textId="70483EAD"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90" w:history="1">
            <w:r w:rsidR="009A6998" w:rsidRPr="00D35777">
              <w:rPr>
                <w:rStyle w:val="Hyperlink"/>
                <w:noProof/>
              </w:rPr>
              <w:t>3.3.1</w:t>
            </w:r>
            <w:r w:rsidR="009A6998">
              <w:rPr>
                <w:rFonts w:asciiTheme="minorHAnsi" w:eastAsiaTheme="minorEastAsia" w:hAnsiTheme="minorHAnsi"/>
                <w:noProof/>
                <w:color w:val="auto"/>
                <w:sz w:val="22"/>
                <w:lang w:val="en-US"/>
              </w:rPr>
              <w:tab/>
            </w:r>
            <w:r w:rsidR="009A6998" w:rsidRPr="00D35777">
              <w:rPr>
                <w:rStyle w:val="Hyperlink"/>
                <w:noProof/>
              </w:rPr>
              <w:t>Security</w:t>
            </w:r>
            <w:r w:rsidR="009A6998">
              <w:rPr>
                <w:noProof/>
                <w:webHidden/>
              </w:rPr>
              <w:tab/>
            </w:r>
            <w:r w:rsidR="009A6998">
              <w:rPr>
                <w:noProof/>
                <w:webHidden/>
              </w:rPr>
              <w:fldChar w:fldCharType="begin"/>
            </w:r>
            <w:r w:rsidR="009A6998">
              <w:rPr>
                <w:noProof/>
                <w:webHidden/>
              </w:rPr>
              <w:instrText xml:space="preserve"> PAGEREF _Toc42742490 \h </w:instrText>
            </w:r>
            <w:r w:rsidR="009A6998">
              <w:rPr>
                <w:noProof/>
                <w:webHidden/>
              </w:rPr>
            </w:r>
            <w:r w:rsidR="009A6998">
              <w:rPr>
                <w:noProof/>
                <w:webHidden/>
              </w:rPr>
              <w:fldChar w:fldCharType="separate"/>
            </w:r>
            <w:r w:rsidR="009A6998">
              <w:rPr>
                <w:noProof/>
                <w:webHidden/>
              </w:rPr>
              <w:t>23</w:t>
            </w:r>
            <w:r w:rsidR="009A6998">
              <w:rPr>
                <w:noProof/>
                <w:webHidden/>
              </w:rPr>
              <w:fldChar w:fldCharType="end"/>
            </w:r>
          </w:hyperlink>
        </w:p>
        <w:p w14:paraId="641D8FD0" w14:textId="09D82D5A"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91" w:history="1">
            <w:r w:rsidR="009A6998" w:rsidRPr="00D35777">
              <w:rPr>
                <w:rStyle w:val="Hyperlink"/>
                <w:noProof/>
              </w:rPr>
              <w:t>3.3.2</w:t>
            </w:r>
            <w:r w:rsidR="009A6998">
              <w:rPr>
                <w:rFonts w:asciiTheme="minorHAnsi" w:eastAsiaTheme="minorEastAsia" w:hAnsiTheme="minorHAnsi"/>
                <w:noProof/>
                <w:color w:val="auto"/>
                <w:sz w:val="22"/>
                <w:lang w:val="en-US"/>
              </w:rPr>
              <w:tab/>
            </w:r>
            <w:r w:rsidR="009A6998" w:rsidRPr="00D35777">
              <w:rPr>
                <w:rStyle w:val="Hyperlink"/>
                <w:noProof/>
              </w:rPr>
              <w:t>Reliability</w:t>
            </w:r>
            <w:r w:rsidR="009A6998">
              <w:rPr>
                <w:noProof/>
                <w:webHidden/>
              </w:rPr>
              <w:tab/>
            </w:r>
            <w:r w:rsidR="009A6998">
              <w:rPr>
                <w:noProof/>
                <w:webHidden/>
              </w:rPr>
              <w:fldChar w:fldCharType="begin"/>
            </w:r>
            <w:r w:rsidR="009A6998">
              <w:rPr>
                <w:noProof/>
                <w:webHidden/>
              </w:rPr>
              <w:instrText xml:space="preserve"> PAGEREF _Toc42742491 \h </w:instrText>
            </w:r>
            <w:r w:rsidR="009A6998">
              <w:rPr>
                <w:noProof/>
                <w:webHidden/>
              </w:rPr>
            </w:r>
            <w:r w:rsidR="009A6998">
              <w:rPr>
                <w:noProof/>
                <w:webHidden/>
              </w:rPr>
              <w:fldChar w:fldCharType="separate"/>
            </w:r>
            <w:r w:rsidR="009A6998">
              <w:rPr>
                <w:noProof/>
                <w:webHidden/>
              </w:rPr>
              <w:t>23</w:t>
            </w:r>
            <w:r w:rsidR="009A6998">
              <w:rPr>
                <w:noProof/>
                <w:webHidden/>
              </w:rPr>
              <w:fldChar w:fldCharType="end"/>
            </w:r>
          </w:hyperlink>
        </w:p>
        <w:p w14:paraId="5D22FD6C" w14:textId="5ED0D6BE"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92" w:history="1">
            <w:r w:rsidR="009A6998" w:rsidRPr="00D35777">
              <w:rPr>
                <w:rStyle w:val="Hyperlink"/>
                <w:noProof/>
              </w:rPr>
              <w:t>3.3.3</w:t>
            </w:r>
            <w:r w:rsidR="009A6998">
              <w:rPr>
                <w:rFonts w:asciiTheme="minorHAnsi" w:eastAsiaTheme="minorEastAsia" w:hAnsiTheme="minorHAnsi"/>
                <w:noProof/>
                <w:color w:val="auto"/>
                <w:sz w:val="22"/>
                <w:lang w:val="en-US"/>
              </w:rPr>
              <w:tab/>
            </w:r>
            <w:r w:rsidR="009A6998" w:rsidRPr="00D35777">
              <w:rPr>
                <w:rStyle w:val="Hyperlink"/>
                <w:noProof/>
              </w:rPr>
              <w:t>Availability</w:t>
            </w:r>
            <w:r w:rsidR="009A6998">
              <w:rPr>
                <w:noProof/>
                <w:webHidden/>
              </w:rPr>
              <w:tab/>
            </w:r>
            <w:r w:rsidR="009A6998">
              <w:rPr>
                <w:noProof/>
                <w:webHidden/>
              </w:rPr>
              <w:fldChar w:fldCharType="begin"/>
            </w:r>
            <w:r w:rsidR="009A6998">
              <w:rPr>
                <w:noProof/>
                <w:webHidden/>
              </w:rPr>
              <w:instrText xml:space="preserve"> PAGEREF _Toc42742492 \h </w:instrText>
            </w:r>
            <w:r w:rsidR="009A6998">
              <w:rPr>
                <w:noProof/>
                <w:webHidden/>
              </w:rPr>
            </w:r>
            <w:r w:rsidR="009A6998">
              <w:rPr>
                <w:noProof/>
                <w:webHidden/>
              </w:rPr>
              <w:fldChar w:fldCharType="separate"/>
            </w:r>
            <w:r w:rsidR="009A6998">
              <w:rPr>
                <w:noProof/>
                <w:webHidden/>
              </w:rPr>
              <w:t>23</w:t>
            </w:r>
            <w:r w:rsidR="009A6998">
              <w:rPr>
                <w:noProof/>
                <w:webHidden/>
              </w:rPr>
              <w:fldChar w:fldCharType="end"/>
            </w:r>
          </w:hyperlink>
        </w:p>
        <w:p w14:paraId="2260F06D" w14:textId="412CC10E"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93" w:history="1">
            <w:r w:rsidR="009A6998" w:rsidRPr="00D35777">
              <w:rPr>
                <w:rStyle w:val="Hyperlink"/>
                <w:noProof/>
              </w:rPr>
              <w:t>3.3.4</w:t>
            </w:r>
            <w:r w:rsidR="009A6998">
              <w:rPr>
                <w:rFonts w:asciiTheme="minorHAnsi" w:eastAsiaTheme="minorEastAsia" w:hAnsiTheme="minorHAnsi"/>
                <w:noProof/>
                <w:color w:val="auto"/>
                <w:sz w:val="22"/>
                <w:lang w:val="en-US"/>
              </w:rPr>
              <w:tab/>
            </w:r>
            <w:r w:rsidR="009A6998" w:rsidRPr="00D35777">
              <w:rPr>
                <w:rStyle w:val="Hyperlink"/>
                <w:noProof/>
              </w:rPr>
              <w:t>Maintainability</w:t>
            </w:r>
            <w:r w:rsidR="009A6998">
              <w:rPr>
                <w:noProof/>
                <w:webHidden/>
              </w:rPr>
              <w:tab/>
            </w:r>
            <w:r w:rsidR="009A6998">
              <w:rPr>
                <w:noProof/>
                <w:webHidden/>
              </w:rPr>
              <w:fldChar w:fldCharType="begin"/>
            </w:r>
            <w:r w:rsidR="009A6998">
              <w:rPr>
                <w:noProof/>
                <w:webHidden/>
              </w:rPr>
              <w:instrText xml:space="preserve"> PAGEREF _Toc42742493 \h </w:instrText>
            </w:r>
            <w:r w:rsidR="009A6998">
              <w:rPr>
                <w:noProof/>
                <w:webHidden/>
              </w:rPr>
            </w:r>
            <w:r w:rsidR="009A6998">
              <w:rPr>
                <w:noProof/>
                <w:webHidden/>
              </w:rPr>
              <w:fldChar w:fldCharType="separate"/>
            </w:r>
            <w:r w:rsidR="009A6998">
              <w:rPr>
                <w:noProof/>
                <w:webHidden/>
              </w:rPr>
              <w:t>24</w:t>
            </w:r>
            <w:r w:rsidR="009A6998">
              <w:rPr>
                <w:noProof/>
                <w:webHidden/>
              </w:rPr>
              <w:fldChar w:fldCharType="end"/>
            </w:r>
          </w:hyperlink>
        </w:p>
        <w:p w14:paraId="7BF4576B" w14:textId="09745317" w:rsidR="009A6998" w:rsidRDefault="00164DE1">
          <w:pPr>
            <w:pStyle w:val="TOC3"/>
            <w:tabs>
              <w:tab w:val="left" w:pos="1200"/>
              <w:tab w:val="right" w:leader="dot" w:pos="8656"/>
            </w:tabs>
            <w:rPr>
              <w:rStyle w:val="Hyperlink"/>
              <w:noProof/>
            </w:rPr>
          </w:pPr>
          <w:hyperlink w:anchor="_Toc42742494" w:history="1">
            <w:r w:rsidR="009A6998" w:rsidRPr="00D35777">
              <w:rPr>
                <w:rStyle w:val="Hyperlink"/>
                <w:noProof/>
              </w:rPr>
              <w:t>3.3.5</w:t>
            </w:r>
            <w:r w:rsidR="009A6998">
              <w:rPr>
                <w:rFonts w:asciiTheme="minorHAnsi" w:eastAsiaTheme="minorEastAsia" w:hAnsiTheme="minorHAnsi"/>
                <w:noProof/>
                <w:color w:val="auto"/>
                <w:sz w:val="22"/>
                <w:lang w:val="en-US"/>
              </w:rPr>
              <w:tab/>
            </w:r>
            <w:r w:rsidR="009A6998" w:rsidRPr="00D35777">
              <w:rPr>
                <w:rStyle w:val="Hyperlink"/>
                <w:noProof/>
              </w:rPr>
              <w:t>Portability</w:t>
            </w:r>
            <w:r w:rsidR="009A6998">
              <w:rPr>
                <w:noProof/>
                <w:webHidden/>
              </w:rPr>
              <w:tab/>
            </w:r>
            <w:r w:rsidR="009A6998">
              <w:rPr>
                <w:noProof/>
                <w:webHidden/>
              </w:rPr>
              <w:fldChar w:fldCharType="begin"/>
            </w:r>
            <w:r w:rsidR="009A6998">
              <w:rPr>
                <w:noProof/>
                <w:webHidden/>
              </w:rPr>
              <w:instrText xml:space="preserve"> PAGEREF _Toc42742494 \h </w:instrText>
            </w:r>
            <w:r w:rsidR="009A6998">
              <w:rPr>
                <w:noProof/>
                <w:webHidden/>
              </w:rPr>
            </w:r>
            <w:r w:rsidR="009A6998">
              <w:rPr>
                <w:noProof/>
                <w:webHidden/>
              </w:rPr>
              <w:fldChar w:fldCharType="separate"/>
            </w:r>
            <w:r w:rsidR="009A6998">
              <w:rPr>
                <w:noProof/>
                <w:webHidden/>
              </w:rPr>
              <w:t>24</w:t>
            </w:r>
            <w:r w:rsidR="009A6998">
              <w:rPr>
                <w:noProof/>
                <w:webHidden/>
              </w:rPr>
              <w:fldChar w:fldCharType="end"/>
            </w:r>
          </w:hyperlink>
        </w:p>
        <w:p w14:paraId="4EA45A51" w14:textId="77777777" w:rsidR="00BA346F" w:rsidRPr="00BA346F" w:rsidRDefault="00BA346F" w:rsidP="00BA346F"/>
        <w:p w14:paraId="67CA8B32" w14:textId="7B2A1004"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95" w:history="1">
            <w:r w:rsidR="009A6998" w:rsidRPr="00D35777">
              <w:rPr>
                <w:rStyle w:val="Hyperlink"/>
                <w:noProof/>
              </w:rPr>
              <w:t>3.4   Use Case Model</w:t>
            </w:r>
            <w:r w:rsidR="009A6998">
              <w:rPr>
                <w:noProof/>
                <w:webHidden/>
              </w:rPr>
              <w:tab/>
            </w:r>
            <w:r w:rsidR="009A6998">
              <w:rPr>
                <w:noProof/>
                <w:webHidden/>
              </w:rPr>
              <w:fldChar w:fldCharType="begin"/>
            </w:r>
            <w:r w:rsidR="009A6998">
              <w:rPr>
                <w:noProof/>
                <w:webHidden/>
              </w:rPr>
              <w:instrText xml:space="preserve"> PAGEREF _Toc42742495 \h </w:instrText>
            </w:r>
            <w:r w:rsidR="009A6998">
              <w:rPr>
                <w:noProof/>
                <w:webHidden/>
              </w:rPr>
            </w:r>
            <w:r w:rsidR="009A6998">
              <w:rPr>
                <w:noProof/>
                <w:webHidden/>
              </w:rPr>
              <w:fldChar w:fldCharType="separate"/>
            </w:r>
            <w:r w:rsidR="009A6998">
              <w:rPr>
                <w:noProof/>
                <w:webHidden/>
              </w:rPr>
              <w:t>24</w:t>
            </w:r>
            <w:r w:rsidR="009A6998">
              <w:rPr>
                <w:noProof/>
                <w:webHidden/>
              </w:rPr>
              <w:fldChar w:fldCharType="end"/>
            </w:r>
          </w:hyperlink>
        </w:p>
        <w:p w14:paraId="604AE995" w14:textId="297ECF5E"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496" w:history="1">
            <w:r w:rsidR="009A6998" w:rsidRPr="00D35777">
              <w:rPr>
                <w:rStyle w:val="Hyperlink"/>
                <w:noProof/>
              </w:rPr>
              <w:t>3.5   Use Cases</w:t>
            </w:r>
            <w:r w:rsidR="009A6998">
              <w:rPr>
                <w:noProof/>
                <w:webHidden/>
              </w:rPr>
              <w:tab/>
            </w:r>
            <w:r w:rsidR="009A6998">
              <w:rPr>
                <w:noProof/>
                <w:webHidden/>
              </w:rPr>
              <w:fldChar w:fldCharType="begin"/>
            </w:r>
            <w:r w:rsidR="009A6998">
              <w:rPr>
                <w:noProof/>
                <w:webHidden/>
              </w:rPr>
              <w:instrText xml:space="preserve"> PAGEREF _Toc42742496 \h </w:instrText>
            </w:r>
            <w:r w:rsidR="009A6998">
              <w:rPr>
                <w:noProof/>
                <w:webHidden/>
              </w:rPr>
            </w:r>
            <w:r w:rsidR="009A6998">
              <w:rPr>
                <w:noProof/>
                <w:webHidden/>
              </w:rPr>
              <w:fldChar w:fldCharType="separate"/>
            </w:r>
            <w:r w:rsidR="009A6998">
              <w:rPr>
                <w:noProof/>
                <w:webHidden/>
              </w:rPr>
              <w:t>25</w:t>
            </w:r>
            <w:r w:rsidR="009A6998">
              <w:rPr>
                <w:noProof/>
                <w:webHidden/>
              </w:rPr>
              <w:fldChar w:fldCharType="end"/>
            </w:r>
          </w:hyperlink>
        </w:p>
        <w:p w14:paraId="34EFF2F7" w14:textId="71A088E2"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97" w:history="1">
            <w:r w:rsidR="009A6998" w:rsidRPr="00D35777">
              <w:rPr>
                <w:rStyle w:val="Hyperlink"/>
                <w:noProof/>
              </w:rPr>
              <w:t>3.5.1</w:t>
            </w:r>
            <w:r w:rsidR="009A6998">
              <w:rPr>
                <w:rFonts w:asciiTheme="minorHAnsi" w:eastAsiaTheme="minorEastAsia" w:hAnsiTheme="minorHAnsi"/>
                <w:noProof/>
                <w:color w:val="auto"/>
                <w:sz w:val="22"/>
                <w:lang w:val="en-US"/>
              </w:rPr>
              <w:tab/>
            </w:r>
            <w:r w:rsidR="009A6998" w:rsidRPr="00D35777">
              <w:rPr>
                <w:rStyle w:val="Hyperlink"/>
                <w:noProof/>
              </w:rPr>
              <w:t>Sign in</w:t>
            </w:r>
            <w:r w:rsidR="009A6998">
              <w:rPr>
                <w:noProof/>
                <w:webHidden/>
              </w:rPr>
              <w:tab/>
            </w:r>
            <w:r w:rsidR="009A6998">
              <w:rPr>
                <w:noProof/>
                <w:webHidden/>
              </w:rPr>
              <w:fldChar w:fldCharType="begin"/>
            </w:r>
            <w:r w:rsidR="009A6998">
              <w:rPr>
                <w:noProof/>
                <w:webHidden/>
              </w:rPr>
              <w:instrText xml:space="preserve"> PAGEREF _Toc42742497 \h </w:instrText>
            </w:r>
            <w:r w:rsidR="009A6998">
              <w:rPr>
                <w:noProof/>
                <w:webHidden/>
              </w:rPr>
            </w:r>
            <w:r w:rsidR="009A6998">
              <w:rPr>
                <w:noProof/>
                <w:webHidden/>
              </w:rPr>
              <w:fldChar w:fldCharType="separate"/>
            </w:r>
            <w:r w:rsidR="009A6998">
              <w:rPr>
                <w:noProof/>
                <w:webHidden/>
              </w:rPr>
              <w:t>25</w:t>
            </w:r>
            <w:r w:rsidR="009A6998">
              <w:rPr>
                <w:noProof/>
                <w:webHidden/>
              </w:rPr>
              <w:fldChar w:fldCharType="end"/>
            </w:r>
          </w:hyperlink>
        </w:p>
        <w:p w14:paraId="7448AE8A" w14:textId="737DD6C4"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98" w:history="1">
            <w:r w:rsidR="009A6998" w:rsidRPr="00D35777">
              <w:rPr>
                <w:rStyle w:val="Hyperlink"/>
                <w:noProof/>
              </w:rPr>
              <w:t>3.5.2</w:t>
            </w:r>
            <w:r w:rsidR="009A6998">
              <w:rPr>
                <w:rFonts w:asciiTheme="minorHAnsi" w:eastAsiaTheme="minorEastAsia" w:hAnsiTheme="minorHAnsi"/>
                <w:noProof/>
                <w:color w:val="auto"/>
                <w:sz w:val="22"/>
                <w:lang w:val="en-US"/>
              </w:rPr>
              <w:tab/>
            </w:r>
            <w:r w:rsidR="009A6998" w:rsidRPr="00D35777">
              <w:rPr>
                <w:rStyle w:val="Hyperlink"/>
                <w:noProof/>
              </w:rPr>
              <w:t>Sign up</w:t>
            </w:r>
            <w:r w:rsidR="009A6998">
              <w:rPr>
                <w:noProof/>
                <w:webHidden/>
              </w:rPr>
              <w:tab/>
            </w:r>
            <w:r w:rsidR="009A6998">
              <w:rPr>
                <w:noProof/>
                <w:webHidden/>
              </w:rPr>
              <w:fldChar w:fldCharType="begin"/>
            </w:r>
            <w:r w:rsidR="009A6998">
              <w:rPr>
                <w:noProof/>
                <w:webHidden/>
              </w:rPr>
              <w:instrText xml:space="preserve"> PAGEREF _Toc42742498 \h </w:instrText>
            </w:r>
            <w:r w:rsidR="009A6998">
              <w:rPr>
                <w:noProof/>
                <w:webHidden/>
              </w:rPr>
            </w:r>
            <w:r w:rsidR="009A6998">
              <w:rPr>
                <w:noProof/>
                <w:webHidden/>
              </w:rPr>
              <w:fldChar w:fldCharType="separate"/>
            </w:r>
            <w:r w:rsidR="009A6998">
              <w:rPr>
                <w:noProof/>
                <w:webHidden/>
              </w:rPr>
              <w:t>27</w:t>
            </w:r>
            <w:r w:rsidR="009A6998">
              <w:rPr>
                <w:noProof/>
                <w:webHidden/>
              </w:rPr>
              <w:fldChar w:fldCharType="end"/>
            </w:r>
          </w:hyperlink>
        </w:p>
        <w:p w14:paraId="235CE8E8" w14:textId="639D8B92"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499" w:history="1">
            <w:r w:rsidR="009A6998" w:rsidRPr="00D35777">
              <w:rPr>
                <w:rStyle w:val="Hyperlink"/>
                <w:noProof/>
              </w:rPr>
              <w:t>3.5.3</w:t>
            </w:r>
            <w:r w:rsidR="009A6998">
              <w:rPr>
                <w:rFonts w:asciiTheme="minorHAnsi" w:eastAsiaTheme="minorEastAsia" w:hAnsiTheme="minorHAnsi"/>
                <w:noProof/>
                <w:color w:val="auto"/>
                <w:sz w:val="22"/>
                <w:lang w:val="en-US"/>
              </w:rPr>
              <w:tab/>
            </w:r>
            <w:r w:rsidR="009A6998" w:rsidRPr="00D35777">
              <w:rPr>
                <w:rStyle w:val="Hyperlink"/>
                <w:noProof/>
              </w:rPr>
              <w:t>Search news</w:t>
            </w:r>
            <w:r w:rsidR="009A6998">
              <w:rPr>
                <w:noProof/>
                <w:webHidden/>
              </w:rPr>
              <w:tab/>
            </w:r>
            <w:r w:rsidR="009A6998">
              <w:rPr>
                <w:noProof/>
                <w:webHidden/>
              </w:rPr>
              <w:fldChar w:fldCharType="begin"/>
            </w:r>
            <w:r w:rsidR="009A6998">
              <w:rPr>
                <w:noProof/>
                <w:webHidden/>
              </w:rPr>
              <w:instrText xml:space="preserve"> PAGEREF _Toc42742499 \h </w:instrText>
            </w:r>
            <w:r w:rsidR="009A6998">
              <w:rPr>
                <w:noProof/>
                <w:webHidden/>
              </w:rPr>
            </w:r>
            <w:r w:rsidR="009A6998">
              <w:rPr>
                <w:noProof/>
                <w:webHidden/>
              </w:rPr>
              <w:fldChar w:fldCharType="separate"/>
            </w:r>
            <w:r w:rsidR="009A6998">
              <w:rPr>
                <w:noProof/>
                <w:webHidden/>
              </w:rPr>
              <w:t>28</w:t>
            </w:r>
            <w:r w:rsidR="009A6998">
              <w:rPr>
                <w:noProof/>
                <w:webHidden/>
              </w:rPr>
              <w:fldChar w:fldCharType="end"/>
            </w:r>
          </w:hyperlink>
        </w:p>
        <w:p w14:paraId="3E5FE107" w14:textId="00679BDE"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00" w:history="1">
            <w:r w:rsidR="009A6998" w:rsidRPr="00D35777">
              <w:rPr>
                <w:rStyle w:val="Hyperlink"/>
                <w:noProof/>
              </w:rPr>
              <w:t>3.5.4</w:t>
            </w:r>
            <w:r w:rsidR="009A6998">
              <w:rPr>
                <w:rFonts w:asciiTheme="minorHAnsi" w:eastAsiaTheme="minorEastAsia" w:hAnsiTheme="minorHAnsi"/>
                <w:noProof/>
                <w:color w:val="auto"/>
                <w:sz w:val="22"/>
                <w:lang w:val="en-US"/>
              </w:rPr>
              <w:tab/>
            </w:r>
            <w:r w:rsidR="009A6998" w:rsidRPr="00D35777">
              <w:rPr>
                <w:rStyle w:val="Hyperlink"/>
                <w:noProof/>
              </w:rPr>
              <w:t>View search history</w:t>
            </w:r>
            <w:r w:rsidR="009A6998">
              <w:rPr>
                <w:noProof/>
                <w:webHidden/>
              </w:rPr>
              <w:tab/>
            </w:r>
            <w:r w:rsidR="009A6998">
              <w:rPr>
                <w:noProof/>
                <w:webHidden/>
              </w:rPr>
              <w:fldChar w:fldCharType="begin"/>
            </w:r>
            <w:r w:rsidR="009A6998">
              <w:rPr>
                <w:noProof/>
                <w:webHidden/>
              </w:rPr>
              <w:instrText xml:space="preserve"> PAGEREF _Toc42742500 \h </w:instrText>
            </w:r>
            <w:r w:rsidR="009A6998">
              <w:rPr>
                <w:noProof/>
                <w:webHidden/>
              </w:rPr>
            </w:r>
            <w:r w:rsidR="009A6998">
              <w:rPr>
                <w:noProof/>
                <w:webHidden/>
              </w:rPr>
              <w:fldChar w:fldCharType="separate"/>
            </w:r>
            <w:r w:rsidR="009A6998">
              <w:rPr>
                <w:noProof/>
                <w:webHidden/>
              </w:rPr>
              <w:t>30</w:t>
            </w:r>
            <w:r w:rsidR="009A6998">
              <w:rPr>
                <w:noProof/>
                <w:webHidden/>
              </w:rPr>
              <w:fldChar w:fldCharType="end"/>
            </w:r>
          </w:hyperlink>
        </w:p>
        <w:p w14:paraId="7F488DB9" w14:textId="58ECF81A"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01" w:history="1">
            <w:r w:rsidR="009A6998" w:rsidRPr="00D35777">
              <w:rPr>
                <w:rStyle w:val="Hyperlink"/>
                <w:noProof/>
              </w:rPr>
              <w:t>3.5.5</w:t>
            </w:r>
            <w:r w:rsidR="009A6998">
              <w:rPr>
                <w:rFonts w:asciiTheme="minorHAnsi" w:eastAsiaTheme="minorEastAsia" w:hAnsiTheme="minorHAnsi"/>
                <w:noProof/>
                <w:color w:val="auto"/>
                <w:sz w:val="22"/>
                <w:lang w:val="en-US"/>
              </w:rPr>
              <w:tab/>
            </w:r>
            <w:r w:rsidR="009A6998" w:rsidRPr="00D35777">
              <w:rPr>
                <w:rStyle w:val="Hyperlink"/>
                <w:noProof/>
              </w:rPr>
              <w:t>Select news interests</w:t>
            </w:r>
            <w:r w:rsidR="009A6998">
              <w:rPr>
                <w:noProof/>
                <w:webHidden/>
              </w:rPr>
              <w:tab/>
            </w:r>
            <w:r w:rsidR="009A6998">
              <w:rPr>
                <w:noProof/>
                <w:webHidden/>
              </w:rPr>
              <w:fldChar w:fldCharType="begin"/>
            </w:r>
            <w:r w:rsidR="009A6998">
              <w:rPr>
                <w:noProof/>
                <w:webHidden/>
              </w:rPr>
              <w:instrText xml:space="preserve"> PAGEREF _Toc42742501 \h </w:instrText>
            </w:r>
            <w:r w:rsidR="009A6998">
              <w:rPr>
                <w:noProof/>
                <w:webHidden/>
              </w:rPr>
            </w:r>
            <w:r w:rsidR="009A6998">
              <w:rPr>
                <w:noProof/>
                <w:webHidden/>
              </w:rPr>
              <w:fldChar w:fldCharType="separate"/>
            </w:r>
            <w:r w:rsidR="009A6998">
              <w:rPr>
                <w:noProof/>
                <w:webHidden/>
              </w:rPr>
              <w:t>31</w:t>
            </w:r>
            <w:r w:rsidR="009A6998">
              <w:rPr>
                <w:noProof/>
                <w:webHidden/>
              </w:rPr>
              <w:fldChar w:fldCharType="end"/>
            </w:r>
          </w:hyperlink>
        </w:p>
        <w:p w14:paraId="1D71FDA7" w14:textId="583D549E"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02" w:history="1">
            <w:r w:rsidR="009A6998" w:rsidRPr="00D35777">
              <w:rPr>
                <w:rStyle w:val="Hyperlink"/>
                <w:noProof/>
              </w:rPr>
              <w:t>3.5.6</w:t>
            </w:r>
            <w:r w:rsidR="009A6998">
              <w:rPr>
                <w:rFonts w:asciiTheme="minorHAnsi" w:eastAsiaTheme="minorEastAsia" w:hAnsiTheme="minorHAnsi"/>
                <w:noProof/>
                <w:color w:val="auto"/>
                <w:sz w:val="22"/>
                <w:lang w:val="en-US"/>
              </w:rPr>
              <w:tab/>
            </w:r>
            <w:r w:rsidR="009A6998" w:rsidRPr="00D35777">
              <w:rPr>
                <w:rStyle w:val="Hyperlink"/>
                <w:noProof/>
              </w:rPr>
              <w:t>Save news</w:t>
            </w:r>
            <w:r w:rsidR="009A6998">
              <w:rPr>
                <w:noProof/>
                <w:webHidden/>
              </w:rPr>
              <w:tab/>
            </w:r>
            <w:r w:rsidR="009A6998">
              <w:rPr>
                <w:noProof/>
                <w:webHidden/>
              </w:rPr>
              <w:fldChar w:fldCharType="begin"/>
            </w:r>
            <w:r w:rsidR="009A6998">
              <w:rPr>
                <w:noProof/>
                <w:webHidden/>
              </w:rPr>
              <w:instrText xml:space="preserve"> PAGEREF _Toc42742502 \h </w:instrText>
            </w:r>
            <w:r w:rsidR="009A6998">
              <w:rPr>
                <w:noProof/>
                <w:webHidden/>
              </w:rPr>
            </w:r>
            <w:r w:rsidR="009A6998">
              <w:rPr>
                <w:noProof/>
                <w:webHidden/>
              </w:rPr>
              <w:fldChar w:fldCharType="separate"/>
            </w:r>
            <w:r w:rsidR="009A6998">
              <w:rPr>
                <w:noProof/>
                <w:webHidden/>
              </w:rPr>
              <w:t>32</w:t>
            </w:r>
            <w:r w:rsidR="009A6998">
              <w:rPr>
                <w:noProof/>
                <w:webHidden/>
              </w:rPr>
              <w:fldChar w:fldCharType="end"/>
            </w:r>
          </w:hyperlink>
        </w:p>
        <w:p w14:paraId="391CA47E" w14:textId="6A452FDE"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03" w:history="1">
            <w:r w:rsidR="009A6998" w:rsidRPr="00D35777">
              <w:rPr>
                <w:rStyle w:val="Hyperlink"/>
                <w:noProof/>
              </w:rPr>
              <w:t>3.5.7</w:t>
            </w:r>
            <w:r w:rsidR="009A6998">
              <w:rPr>
                <w:rFonts w:asciiTheme="minorHAnsi" w:eastAsiaTheme="minorEastAsia" w:hAnsiTheme="minorHAnsi"/>
                <w:noProof/>
                <w:color w:val="auto"/>
                <w:sz w:val="22"/>
                <w:lang w:val="en-US"/>
              </w:rPr>
              <w:tab/>
            </w:r>
            <w:r w:rsidR="009A6998" w:rsidRPr="00D35777">
              <w:rPr>
                <w:rStyle w:val="Hyperlink"/>
                <w:noProof/>
              </w:rPr>
              <w:t>Latest news</w:t>
            </w:r>
            <w:r w:rsidR="009A6998">
              <w:rPr>
                <w:noProof/>
                <w:webHidden/>
              </w:rPr>
              <w:tab/>
            </w:r>
            <w:r w:rsidR="009A6998">
              <w:rPr>
                <w:noProof/>
                <w:webHidden/>
              </w:rPr>
              <w:fldChar w:fldCharType="begin"/>
            </w:r>
            <w:r w:rsidR="009A6998">
              <w:rPr>
                <w:noProof/>
                <w:webHidden/>
              </w:rPr>
              <w:instrText xml:space="preserve"> PAGEREF _Toc42742503 \h </w:instrText>
            </w:r>
            <w:r w:rsidR="009A6998">
              <w:rPr>
                <w:noProof/>
                <w:webHidden/>
              </w:rPr>
            </w:r>
            <w:r w:rsidR="009A6998">
              <w:rPr>
                <w:noProof/>
                <w:webHidden/>
              </w:rPr>
              <w:fldChar w:fldCharType="separate"/>
            </w:r>
            <w:r w:rsidR="009A6998">
              <w:rPr>
                <w:noProof/>
                <w:webHidden/>
              </w:rPr>
              <w:t>33</w:t>
            </w:r>
            <w:r w:rsidR="009A6998">
              <w:rPr>
                <w:noProof/>
                <w:webHidden/>
              </w:rPr>
              <w:fldChar w:fldCharType="end"/>
            </w:r>
          </w:hyperlink>
        </w:p>
        <w:p w14:paraId="1ADF51CA" w14:textId="7D367C99"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04" w:history="1">
            <w:r w:rsidR="009A6998" w:rsidRPr="00D35777">
              <w:rPr>
                <w:rStyle w:val="Hyperlink"/>
                <w:noProof/>
              </w:rPr>
              <w:t>3.5.8</w:t>
            </w:r>
            <w:r w:rsidR="009A6998">
              <w:rPr>
                <w:rFonts w:asciiTheme="minorHAnsi" w:eastAsiaTheme="minorEastAsia" w:hAnsiTheme="minorHAnsi"/>
                <w:noProof/>
                <w:color w:val="auto"/>
                <w:sz w:val="22"/>
                <w:lang w:val="en-US"/>
              </w:rPr>
              <w:tab/>
            </w:r>
            <w:r w:rsidR="009A6998" w:rsidRPr="00D35777">
              <w:rPr>
                <w:rStyle w:val="Hyperlink"/>
                <w:noProof/>
              </w:rPr>
              <w:t>Newsfeed</w:t>
            </w:r>
            <w:r w:rsidR="009A6998">
              <w:rPr>
                <w:noProof/>
                <w:webHidden/>
              </w:rPr>
              <w:tab/>
            </w:r>
            <w:r w:rsidR="009A6998">
              <w:rPr>
                <w:noProof/>
                <w:webHidden/>
              </w:rPr>
              <w:fldChar w:fldCharType="begin"/>
            </w:r>
            <w:r w:rsidR="009A6998">
              <w:rPr>
                <w:noProof/>
                <w:webHidden/>
              </w:rPr>
              <w:instrText xml:space="preserve"> PAGEREF _Toc42742504 \h </w:instrText>
            </w:r>
            <w:r w:rsidR="009A6998">
              <w:rPr>
                <w:noProof/>
                <w:webHidden/>
              </w:rPr>
            </w:r>
            <w:r w:rsidR="009A6998">
              <w:rPr>
                <w:noProof/>
                <w:webHidden/>
              </w:rPr>
              <w:fldChar w:fldCharType="separate"/>
            </w:r>
            <w:r w:rsidR="009A6998">
              <w:rPr>
                <w:noProof/>
                <w:webHidden/>
              </w:rPr>
              <w:t>35</w:t>
            </w:r>
            <w:r w:rsidR="009A6998">
              <w:rPr>
                <w:noProof/>
                <w:webHidden/>
              </w:rPr>
              <w:fldChar w:fldCharType="end"/>
            </w:r>
          </w:hyperlink>
        </w:p>
        <w:p w14:paraId="045167F6" w14:textId="475A3928"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05" w:history="1">
            <w:r w:rsidR="009A6998" w:rsidRPr="00D35777">
              <w:rPr>
                <w:rStyle w:val="Hyperlink"/>
                <w:noProof/>
              </w:rPr>
              <w:t>3.6   Resource Requirements</w:t>
            </w:r>
            <w:r w:rsidR="009A6998">
              <w:rPr>
                <w:noProof/>
                <w:webHidden/>
              </w:rPr>
              <w:tab/>
            </w:r>
            <w:r w:rsidR="009A6998">
              <w:rPr>
                <w:noProof/>
                <w:webHidden/>
              </w:rPr>
              <w:fldChar w:fldCharType="begin"/>
            </w:r>
            <w:r w:rsidR="009A6998">
              <w:rPr>
                <w:noProof/>
                <w:webHidden/>
              </w:rPr>
              <w:instrText xml:space="preserve"> PAGEREF _Toc42742505 \h </w:instrText>
            </w:r>
            <w:r w:rsidR="009A6998">
              <w:rPr>
                <w:noProof/>
                <w:webHidden/>
              </w:rPr>
            </w:r>
            <w:r w:rsidR="009A6998">
              <w:rPr>
                <w:noProof/>
                <w:webHidden/>
              </w:rPr>
              <w:fldChar w:fldCharType="separate"/>
            </w:r>
            <w:r w:rsidR="009A6998">
              <w:rPr>
                <w:noProof/>
                <w:webHidden/>
              </w:rPr>
              <w:t>36</w:t>
            </w:r>
            <w:r w:rsidR="009A6998">
              <w:rPr>
                <w:noProof/>
                <w:webHidden/>
              </w:rPr>
              <w:fldChar w:fldCharType="end"/>
            </w:r>
          </w:hyperlink>
        </w:p>
        <w:p w14:paraId="420DF6F9" w14:textId="1239EA30"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06" w:history="1">
            <w:r w:rsidR="009A6998" w:rsidRPr="00D35777">
              <w:rPr>
                <w:rStyle w:val="Hyperlink"/>
                <w:noProof/>
              </w:rPr>
              <w:t>3.6.1</w:t>
            </w:r>
            <w:r w:rsidR="009A6998">
              <w:rPr>
                <w:rFonts w:asciiTheme="minorHAnsi" w:eastAsiaTheme="minorEastAsia" w:hAnsiTheme="minorHAnsi"/>
                <w:noProof/>
                <w:color w:val="auto"/>
                <w:sz w:val="22"/>
                <w:lang w:val="en-US"/>
              </w:rPr>
              <w:tab/>
            </w:r>
            <w:r w:rsidR="009A6998" w:rsidRPr="00D35777">
              <w:rPr>
                <w:rStyle w:val="Hyperlink"/>
                <w:noProof/>
              </w:rPr>
              <w:t>Web Scraper</w:t>
            </w:r>
            <w:r w:rsidR="009A6998">
              <w:rPr>
                <w:noProof/>
                <w:webHidden/>
              </w:rPr>
              <w:tab/>
            </w:r>
            <w:r w:rsidR="009A6998">
              <w:rPr>
                <w:noProof/>
                <w:webHidden/>
              </w:rPr>
              <w:fldChar w:fldCharType="begin"/>
            </w:r>
            <w:r w:rsidR="009A6998">
              <w:rPr>
                <w:noProof/>
                <w:webHidden/>
              </w:rPr>
              <w:instrText xml:space="preserve"> PAGEREF _Toc42742506 \h </w:instrText>
            </w:r>
            <w:r w:rsidR="009A6998">
              <w:rPr>
                <w:noProof/>
                <w:webHidden/>
              </w:rPr>
            </w:r>
            <w:r w:rsidR="009A6998">
              <w:rPr>
                <w:noProof/>
                <w:webHidden/>
              </w:rPr>
              <w:fldChar w:fldCharType="separate"/>
            </w:r>
            <w:r w:rsidR="009A6998">
              <w:rPr>
                <w:noProof/>
                <w:webHidden/>
              </w:rPr>
              <w:t>36</w:t>
            </w:r>
            <w:r w:rsidR="009A6998">
              <w:rPr>
                <w:noProof/>
                <w:webHidden/>
              </w:rPr>
              <w:fldChar w:fldCharType="end"/>
            </w:r>
          </w:hyperlink>
        </w:p>
        <w:p w14:paraId="2CC8878C" w14:textId="06A0DA92"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07" w:history="1">
            <w:r w:rsidR="009A6998" w:rsidRPr="00D35777">
              <w:rPr>
                <w:rStyle w:val="Hyperlink"/>
                <w:noProof/>
              </w:rPr>
              <w:t>3.6.2</w:t>
            </w:r>
            <w:r w:rsidR="009A6998">
              <w:rPr>
                <w:rFonts w:asciiTheme="minorHAnsi" w:eastAsiaTheme="minorEastAsia" w:hAnsiTheme="minorHAnsi"/>
                <w:noProof/>
                <w:color w:val="auto"/>
                <w:sz w:val="22"/>
                <w:lang w:val="en-US"/>
              </w:rPr>
              <w:tab/>
            </w:r>
            <w:r w:rsidR="009A6998" w:rsidRPr="00D35777">
              <w:rPr>
                <w:rStyle w:val="Hyperlink"/>
                <w:noProof/>
              </w:rPr>
              <w:t>Tools</w:t>
            </w:r>
            <w:r w:rsidR="009A6998">
              <w:rPr>
                <w:noProof/>
                <w:webHidden/>
              </w:rPr>
              <w:tab/>
            </w:r>
            <w:r w:rsidR="009A6998">
              <w:rPr>
                <w:noProof/>
                <w:webHidden/>
              </w:rPr>
              <w:fldChar w:fldCharType="begin"/>
            </w:r>
            <w:r w:rsidR="009A6998">
              <w:rPr>
                <w:noProof/>
                <w:webHidden/>
              </w:rPr>
              <w:instrText xml:space="preserve"> PAGEREF _Toc42742507 \h </w:instrText>
            </w:r>
            <w:r w:rsidR="009A6998">
              <w:rPr>
                <w:noProof/>
                <w:webHidden/>
              </w:rPr>
            </w:r>
            <w:r w:rsidR="009A6998">
              <w:rPr>
                <w:noProof/>
                <w:webHidden/>
              </w:rPr>
              <w:fldChar w:fldCharType="separate"/>
            </w:r>
            <w:r w:rsidR="009A6998">
              <w:rPr>
                <w:noProof/>
                <w:webHidden/>
              </w:rPr>
              <w:t>36</w:t>
            </w:r>
            <w:r w:rsidR="009A6998">
              <w:rPr>
                <w:noProof/>
                <w:webHidden/>
              </w:rPr>
              <w:fldChar w:fldCharType="end"/>
            </w:r>
          </w:hyperlink>
        </w:p>
        <w:p w14:paraId="2404DE94" w14:textId="73151A81"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08" w:history="1">
            <w:r w:rsidR="009A6998" w:rsidRPr="00D35777">
              <w:rPr>
                <w:rStyle w:val="Hyperlink"/>
                <w:noProof/>
              </w:rPr>
              <w:t>3.7   Database Requirements</w:t>
            </w:r>
            <w:r w:rsidR="009A6998">
              <w:rPr>
                <w:noProof/>
                <w:webHidden/>
              </w:rPr>
              <w:tab/>
            </w:r>
            <w:r w:rsidR="009A6998">
              <w:rPr>
                <w:noProof/>
                <w:webHidden/>
              </w:rPr>
              <w:fldChar w:fldCharType="begin"/>
            </w:r>
            <w:r w:rsidR="009A6998">
              <w:rPr>
                <w:noProof/>
                <w:webHidden/>
              </w:rPr>
              <w:instrText xml:space="preserve"> PAGEREF _Toc42742508 \h </w:instrText>
            </w:r>
            <w:r w:rsidR="009A6998">
              <w:rPr>
                <w:noProof/>
                <w:webHidden/>
              </w:rPr>
            </w:r>
            <w:r w:rsidR="009A6998">
              <w:rPr>
                <w:noProof/>
                <w:webHidden/>
              </w:rPr>
              <w:fldChar w:fldCharType="separate"/>
            </w:r>
            <w:r w:rsidR="009A6998">
              <w:rPr>
                <w:noProof/>
                <w:webHidden/>
              </w:rPr>
              <w:t>37</w:t>
            </w:r>
            <w:r w:rsidR="009A6998">
              <w:rPr>
                <w:noProof/>
                <w:webHidden/>
              </w:rPr>
              <w:fldChar w:fldCharType="end"/>
            </w:r>
          </w:hyperlink>
        </w:p>
        <w:p w14:paraId="69DB89A3" w14:textId="6CC14A8F"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09" w:history="1">
            <w:r w:rsidR="009A6998" w:rsidRPr="00D35777">
              <w:rPr>
                <w:rStyle w:val="Hyperlink"/>
                <w:noProof/>
                <w:lang w:val="en-US"/>
              </w:rPr>
              <w:t>3.8   Project Feasibility</w:t>
            </w:r>
            <w:r w:rsidR="009A6998">
              <w:rPr>
                <w:noProof/>
                <w:webHidden/>
              </w:rPr>
              <w:tab/>
            </w:r>
            <w:r w:rsidR="009A6998">
              <w:rPr>
                <w:noProof/>
                <w:webHidden/>
              </w:rPr>
              <w:fldChar w:fldCharType="begin"/>
            </w:r>
            <w:r w:rsidR="009A6998">
              <w:rPr>
                <w:noProof/>
                <w:webHidden/>
              </w:rPr>
              <w:instrText xml:space="preserve"> PAGEREF _Toc42742509 \h </w:instrText>
            </w:r>
            <w:r w:rsidR="009A6998">
              <w:rPr>
                <w:noProof/>
                <w:webHidden/>
              </w:rPr>
            </w:r>
            <w:r w:rsidR="009A6998">
              <w:rPr>
                <w:noProof/>
                <w:webHidden/>
              </w:rPr>
              <w:fldChar w:fldCharType="separate"/>
            </w:r>
            <w:r w:rsidR="009A6998">
              <w:rPr>
                <w:noProof/>
                <w:webHidden/>
              </w:rPr>
              <w:t>37</w:t>
            </w:r>
            <w:r w:rsidR="009A6998">
              <w:rPr>
                <w:noProof/>
                <w:webHidden/>
              </w:rPr>
              <w:fldChar w:fldCharType="end"/>
            </w:r>
          </w:hyperlink>
        </w:p>
        <w:p w14:paraId="263C230F" w14:textId="69A05152"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10" w:history="1">
            <w:r w:rsidR="009A6998" w:rsidRPr="00D35777">
              <w:rPr>
                <w:rStyle w:val="Hyperlink"/>
                <w:noProof/>
              </w:rPr>
              <w:t>3.8.1</w:t>
            </w:r>
            <w:r w:rsidR="009A6998">
              <w:rPr>
                <w:rFonts w:asciiTheme="minorHAnsi" w:eastAsiaTheme="minorEastAsia" w:hAnsiTheme="minorHAnsi"/>
                <w:noProof/>
                <w:color w:val="auto"/>
                <w:sz w:val="22"/>
                <w:lang w:val="en-US"/>
              </w:rPr>
              <w:tab/>
            </w:r>
            <w:r w:rsidR="009A6998" w:rsidRPr="00D35777">
              <w:rPr>
                <w:rStyle w:val="Hyperlink"/>
                <w:noProof/>
                <w:lang w:val="en-US"/>
              </w:rPr>
              <w:t>Technical Feasibility</w:t>
            </w:r>
            <w:r w:rsidR="009A6998">
              <w:rPr>
                <w:noProof/>
                <w:webHidden/>
              </w:rPr>
              <w:tab/>
            </w:r>
            <w:r w:rsidR="009A6998">
              <w:rPr>
                <w:noProof/>
                <w:webHidden/>
              </w:rPr>
              <w:fldChar w:fldCharType="begin"/>
            </w:r>
            <w:r w:rsidR="009A6998">
              <w:rPr>
                <w:noProof/>
                <w:webHidden/>
              </w:rPr>
              <w:instrText xml:space="preserve"> PAGEREF _Toc42742510 \h </w:instrText>
            </w:r>
            <w:r w:rsidR="009A6998">
              <w:rPr>
                <w:noProof/>
                <w:webHidden/>
              </w:rPr>
            </w:r>
            <w:r w:rsidR="009A6998">
              <w:rPr>
                <w:noProof/>
                <w:webHidden/>
              </w:rPr>
              <w:fldChar w:fldCharType="separate"/>
            </w:r>
            <w:r w:rsidR="009A6998">
              <w:rPr>
                <w:noProof/>
                <w:webHidden/>
              </w:rPr>
              <w:t>37</w:t>
            </w:r>
            <w:r w:rsidR="009A6998">
              <w:rPr>
                <w:noProof/>
                <w:webHidden/>
              </w:rPr>
              <w:fldChar w:fldCharType="end"/>
            </w:r>
          </w:hyperlink>
        </w:p>
        <w:p w14:paraId="6C19BF0D" w14:textId="4D98BFF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11" w:history="1">
            <w:r w:rsidR="009A6998" w:rsidRPr="00D35777">
              <w:rPr>
                <w:rStyle w:val="Hyperlink"/>
                <w:noProof/>
              </w:rPr>
              <w:t>3.8.2</w:t>
            </w:r>
            <w:r w:rsidR="009A6998">
              <w:rPr>
                <w:rFonts w:asciiTheme="minorHAnsi" w:eastAsiaTheme="minorEastAsia" w:hAnsiTheme="minorHAnsi"/>
                <w:noProof/>
                <w:color w:val="auto"/>
                <w:sz w:val="22"/>
                <w:lang w:val="en-US"/>
              </w:rPr>
              <w:tab/>
            </w:r>
            <w:r w:rsidR="009A6998" w:rsidRPr="00D35777">
              <w:rPr>
                <w:rStyle w:val="Hyperlink"/>
                <w:noProof/>
                <w:lang w:val="en-US"/>
              </w:rPr>
              <w:t>Operational Feasibility</w:t>
            </w:r>
            <w:r w:rsidR="009A6998">
              <w:rPr>
                <w:noProof/>
                <w:webHidden/>
              </w:rPr>
              <w:tab/>
            </w:r>
            <w:r w:rsidR="009A6998">
              <w:rPr>
                <w:noProof/>
                <w:webHidden/>
              </w:rPr>
              <w:fldChar w:fldCharType="begin"/>
            </w:r>
            <w:r w:rsidR="009A6998">
              <w:rPr>
                <w:noProof/>
                <w:webHidden/>
              </w:rPr>
              <w:instrText xml:space="preserve"> PAGEREF _Toc42742511 \h </w:instrText>
            </w:r>
            <w:r w:rsidR="009A6998">
              <w:rPr>
                <w:noProof/>
                <w:webHidden/>
              </w:rPr>
            </w:r>
            <w:r w:rsidR="009A6998">
              <w:rPr>
                <w:noProof/>
                <w:webHidden/>
              </w:rPr>
              <w:fldChar w:fldCharType="separate"/>
            </w:r>
            <w:r w:rsidR="009A6998">
              <w:rPr>
                <w:noProof/>
                <w:webHidden/>
              </w:rPr>
              <w:t>37</w:t>
            </w:r>
            <w:r w:rsidR="009A6998">
              <w:rPr>
                <w:noProof/>
                <w:webHidden/>
              </w:rPr>
              <w:fldChar w:fldCharType="end"/>
            </w:r>
          </w:hyperlink>
        </w:p>
        <w:p w14:paraId="32C3564D" w14:textId="35BD7C33"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12" w:history="1">
            <w:r w:rsidR="009A6998" w:rsidRPr="00D35777">
              <w:rPr>
                <w:rStyle w:val="Hyperlink"/>
                <w:noProof/>
              </w:rPr>
              <w:t>3.8.3</w:t>
            </w:r>
            <w:r w:rsidR="009A6998">
              <w:rPr>
                <w:rFonts w:asciiTheme="minorHAnsi" w:eastAsiaTheme="minorEastAsia" w:hAnsiTheme="minorHAnsi"/>
                <w:noProof/>
                <w:color w:val="auto"/>
                <w:sz w:val="22"/>
                <w:lang w:val="en-US"/>
              </w:rPr>
              <w:tab/>
            </w:r>
            <w:r w:rsidR="009A6998" w:rsidRPr="00D35777">
              <w:rPr>
                <w:rStyle w:val="Hyperlink"/>
                <w:noProof/>
              </w:rPr>
              <w:t>Legal</w:t>
            </w:r>
            <w:r w:rsidR="009A6998" w:rsidRPr="00D35777">
              <w:rPr>
                <w:rStyle w:val="Hyperlink"/>
                <w:noProof/>
                <w:lang w:val="en-US"/>
              </w:rPr>
              <w:t xml:space="preserve"> and</w:t>
            </w:r>
            <w:r w:rsidR="009A6998" w:rsidRPr="00D35777">
              <w:rPr>
                <w:rStyle w:val="Hyperlink"/>
                <w:noProof/>
              </w:rPr>
              <w:t xml:space="preserve"> Ethical Feasibility</w:t>
            </w:r>
            <w:r w:rsidR="009A6998">
              <w:rPr>
                <w:noProof/>
                <w:webHidden/>
              </w:rPr>
              <w:tab/>
            </w:r>
            <w:r w:rsidR="009A6998">
              <w:rPr>
                <w:noProof/>
                <w:webHidden/>
              </w:rPr>
              <w:fldChar w:fldCharType="begin"/>
            </w:r>
            <w:r w:rsidR="009A6998">
              <w:rPr>
                <w:noProof/>
                <w:webHidden/>
              </w:rPr>
              <w:instrText xml:space="preserve"> PAGEREF _Toc42742512 \h </w:instrText>
            </w:r>
            <w:r w:rsidR="009A6998">
              <w:rPr>
                <w:noProof/>
                <w:webHidden/>
              </w:rPr>
            </w:r>
            <w:r w:rsidR="009A6998">
              <w:rPr>
                <w:noProof/>
                <w:webHidden/>
              </w:rPr>
              <w:fldChar w:fldCharType="separate"/>
            </w:r>
            <w:r w:rsidR="009A6998">
              <w:rPr>
                <w:noProof/>
                <w:webHidden/>
              </w:rPr>
              <w:t>38</w:t>
            </w:r>
            <w:r w:rsidR="009A6998">
              <w:rPr>
                <w:noProof/>
                <w:webHidden/>
              </w:rPr>
              <w:fldChar w:fldCharType="end"/>
            </w:r>
          </w:hyperlink>
        </w:p>
        <w:p w14:paraId="0AD29620" w14:textId="6B1FD9E0"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13" w:history="1">
            <w:r w:rsidR="009A6998" w:rsidRPr="00D35777">
              <w:rPr>
                <w:rStyle w:val="Hyperlink"/>
                <w:noProof/>
              </w:rPr>
              <w:t>3.9   Summary</w:t>
            </w:r>
            <w:r w:rsidR="009A6998">
              <w:rPr>
                <w:noProof/>
                <w:webHidden/>
              </w:rPr>
              <w:tab/>
            </w:r>
            <w:r w:rsidR="009A6998">
              <w:rPr>
                <w:noProof/>
                <w:webHidden/>
              </w:rPr>
              <w:fldChar w:fldCharType="begin"/>
            </w:r>
            <w:r w:rsidR="009A6998">
              <w:rPr>
                <w:noProof/>
                <w:webHidden/>
              </w:rPr>
              <w:instrText xml:space="preserve"> PAGEREF _Toc42742513 \h </w:instrText>
            </w:r>
            <w:r w:rsidR="009A6998">
              <w:rPr>
                <w:noProof/>
                <w:webHidden/>
              </w:rPr>
            </w:r>
            <w:r w:rsidR="009A6998">
              <w:rPr>
                <w:noProof/>
                <w:webHidden/>
              </w:rPr>
              <w:fldChar w:fldCharType="separate"/>
            </w:r>
            <w:r w:rsidR="009A6998">
              <w:rPr>
                <w:noProof/>
                <w:webHidden/>
              </w:rPr>
              <w:t>38</w:t>
            </w:r>
            <w:r w:rsidR="009A6998">
              <w:rPr>
                <w:noProof/>
                <w:webHidden/>
              </w:rPr>
              <w:fldChar w:fldCharType="end"/>
            </w:r>
          </w:hyperlink>
        </w:p>
        <w:p w14:paraId="4BD60E69" w14:textId="68C5BAD0"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14" w:history="1">
            <w:r w:rsidR="009A6998" w:rsidRPr="00D35777">
              <w:rPr>
                <w:rStyle w:val="Hyperlink"/>
                <w:noProof/>
              </w:rPr>
              <w:t>CHAPTER 4</w:t>
            </w:r>
            <w:r w:rsidR="009A6998">
              <w:rPr>
                <w:noProof/>
                <w:webHidden/>
              </w:rPr>
              <w:tab/>
            </w:r>
            <w:r w:rsidR="009A6998">
              <w:rPr>
                <w:noProof/>
                <w:webHidden/>
              </w:rPr>
              <w:fldChar w:fldCharType="begin"/>
            </w:r>
            <w:r w:rsidR="009A6998">
              <w:rPr>
                <w:noProof/>
                <w:webHidden/>
              </w:rPr>
              <w:instrText xml:space="preserve"> PAGEREF _Toc42742514 \h </w:instrText>
            </w:r>
            <w:r w:rsidR="009A6998">
              <w:rPr>
                <w:noProof/>
                <w:webHidden/>
              </w:rPr>
            </w:r>
            <w:r w:rsidR="009A6998">
              <w:rPr>
                <w:noProof/>
                <w:webHidden/>
              </w:rPr>
              <w:fldChar w:fldCharType="separate"/>
            </w:r>
            <w:r w:rsidR="009A6998">
              <w:rPr>
                <w:noProof/>
                <w:webHidden/>
              </w:rPr>
              <w:t>39</w:t>
            </w:r>
            <w:r w:rsidR="009A6998">
              <w:rPr>
                <w:noProof/>
                <w:webHidden/>
              </w:rPr>
              <w:fldChar w:fldCharType="end"/>
            </w:r>
          </w:hyperlink>
        </w:p>
        <w:p w14:paraId="6DF3A23E" w14:textId="27DB0F3E"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15" w:history="1">
            <w:r w:rsidR="009A6998" w:rsidRPr="00D35777">
              <w:rPr>
                <w:rStyle w:val="Hyperlink"/>
                <w:noProof/>
              </w:rPr>
              <w:t>SYSTEM MODELLING</w:t>
            </w:r>
            <w:r w:rsidR="009A6998">
              <w:rPr>
                <w:noProof/>
                <w:webHidden/>
              </w:rPr>
              <w:tab/>
            </w:r>
            <w:r w:rsidR="009A6998">
              <w:rPr>
                <w:noProof/>
                <w:webHidden/>
              </w:rPr>
              <w:fldChar w:fldCharType="begin"/>
            </w:r>
            <w:r w:rsidR="009A6998">
              <w:rPr>
                <w:noProof/>
                <w:webHidden/>
              </w:rPr>
              <w:instrText xml:space="preserve"> PAGEREF _Toc42742515 \h </w:instrText>
            </w:r>
            <w:r w:rsidR="009A6998">
              <w:rPr>
                <w:noProof/>
                <w:webHidden/>
              </w:rPr>
            </w:r>
            <w:r w:rsidR="009A6998">
              <w:rPr>
                <w:noProof/>
                <w:webHidden/>
              </w:rPr>
              <w:fldChar w:fldCharType="separate"/>
            </w:r>
            <w:r w:rsidR="009A6998">
              <w:rPr>
                <w:noProof/>
                <w:webHidden/>
              </w:rPr>
              <w:t>39</w:t>
            </w:r>
            <w:r w:rsidR="009A6998">
              <w:rPr>
                <w:noProof/>
                <w:webHidden/>
              </w:rPr>
              <w:fldChar w:fldCharType="end"/>
            </w:r>
          </w:hyperlink>
        </w:p>
        <w:p w14:paraId="36A40508" w14:textId="4A31138B"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16" w:history="1">
            <w:r w:rsidR="009A6998" w:rsidRPr="00D35777">
              <w:rPr>
                <w:rStyle w:val="Hyperlink"/>
                <w:noProof/>
              </w:rPr>
              <w:t>4.0   Introduction</w:t>
            </w:r>
            <w:r w:rsidR="009A6998">
              <w:rPr>
                <w:noProof/>
                <w:webHidden/>
              </w:rPr>
              <w:tab/>
            </w:r>
            <w:r w:rsidR="009A6998">
              <w:rPr>
                <w:noProof/>
                <w:webHidden/>
              </w:rPr>
              <w:fldChar w:fldCharType="begin"/>
            </w:r>
            <w:r w:rsidR="009A6998">
              <w:rPr>
                <w:noProof/>
                <w:webHidden/>
              </w:rPr>
              <w:instrText xml:space="preserve"> PAGEREF _Toc42742516 \h </w:instrText>
            </w:r>
            <w:r w:rsidR="009A6998">
              <w:rPr>
                <w:noProof/>
                <w:webHidden/>
              </w:rPr>
            </w:r>
            <w:r w:rsidR="009A6998">
              <w:rPr>
                <w:noProof/>
                <w:webHidden/>
              </w:rPr>
              <w:fldChar w:fldCharType="separate"/>
            </w:r>
            <w:r w:rsidR="009A6998">
              <w:rPr>
                <w:noProof/>
                <w:webHidden/>
              </w:rPr>
              <w:t>40</w:t>
            </w:r>
            <w:r w:rsidR="009A6998">
              <w:rPr>
                <w:noProof/>
                <w:webHidden/>
              </w:rPr>
              <w:fldChar w:fldCharType="end"/>
            </w:r>
          </w:hyperlink>
        </w:p>
        <w:p w14:paraId="4D61DBF2" w14:textId="6B4851CA"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17" w:history="1">
            <w:r w:rsidR="009A6998" w:rsidRPr="00D35777">
              <w:rPr>
                <w:rStyle w:val="Hyperlink"/>
                <w:noProof/>
              </w:rPr>
              <w:t>4.1   System design</w:t>
            </w:r>
            <w:r w:rsidR="009A6998">
              <w:rPr>
                <w:noProof/>
                <w:webHidden/>
              </w:rPr>
              <w:tab/>
            </w:r>
            <w:r w:rsidR="009A6998">
              <w:rPr>
                <w:noProof/>
                <w:webHidden/>
              </w:rPr>
              <w:fldChar w:fldCharType="begin"/>
            </w:r>
            <w:r w:rsidR="009A6998">
              <w:rPr>
                <w:noProof/>
                <w:webHidden/>
              </w:rPr>
              <w:instrText xml:space="preserve"> PAGEREF _Toc42742517 \h </w:instrText>
            </w:r>
            <w:r w:rsidR="009A6998">
              <w:rPr>
                <w:noProof/>
                <w:webHidden/>
              </w:rPr>
            </w:r>
            <w:r w:rsidR="009A6998">
              <w:rPr>
                <w:noProof/>
                <w:webHidden/>
              </w:rPr>
              <w:fldChar w:fldCharType="separate"/>
            </w:r>
            <w:r w:rsidR="009A6998">
              <w:rPr>
                <w:noProof/>
                <w:webHidden/>
              </w:rPr>
              <w:t>40</w:t>
            </w:r>
            <w:r w:rsidR="009A6998">
              <w:rPr>
                <w:noProof/>
                <w:webHidden/>
              </w:rPr>
              <w:fldChar w:fldCharType="end"/>
            </w:r>
          </w:hyperlink>
        </w:p>
        <w:p w14:paraId="3E3FBD2A" w14:textId="07917CF4"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18" w:history="1">
            <w:r w:rsidR="009A6998" w:rsidRPr="00D35777">
              <w:rPr>
                <w:rStyle w:val="Hyperlink"/>
                <w:noProof/>
              </w:rPr>
              <w:t>4.2   Design Approach</w:t>
            </w:r>
            <w:r w:rsidR="009A6998">
              <w:rPr>
                <w:noProof/>
                <w:webHidden/>
              </w:rPr>
              <w:tab/>
            </w:r>
            <w:r w:rsidR="009A6998">
              <w:rPr>
                <w:noProof/>
                <w:webHidden/>
              </w:rPr>
              <w:fldChar w:fldCharType="begin"/>
            </w:r>
            <w:r w:rsidR="009A6998">
              <w:rPr>
                <w:noProof/>
                <w:webHidden/>
              </w:rPr>
              <w:instrText xml:space="preserve"> PAGEREF _Toc42742518 \h </w:instrText>
            </w:r>
            <w:r w:rsidR="009A6998">
              <w:rPr>
                <w:noProof/>
                <w:webHidden/>
              </w:rPr>
            </w:r>
            <w:r w:rsidR="009A6998">
              <w:rPr>
                <w:noProof/>
                <w:webHidden/>
              </w:rPr>
              <w:fldChar w:fldCharType="separate"/>
            </w:r>
            <w:r w:rsidR="009A6998">
              <w:rPr>
                <w:noProof/>
                <w:webHidden/>
              </w:rPr>
              <w:t>40</w:t>
            </w:r>
            <w:r w:rsidR="009A6998">
              <w:rPr>
                <w:noProof/>
                <w:webHidden/>
              </w:rPr>
              <w:fldChar w:fldCharType="end"/>
            </w:r>
          </w:hyperlink>
        </w:p>
        <w:p w14:paraId="2E48BD77" w14:textId="56AC3F96"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19" w:history="1">
            <w:r w:rsidR="009A6998" w:rsidRPr="00D35777">
              <w:rPr>
                <w:rStyle w:val="Hyperlink"/>
                <w:rFonts w:cs="Times New Roman"/>
                <w:noProof/>
              </w:rPr>
              <w:t>4.3   Interface design</w:t>
            </w:r>
            <w:r w:rsidR="009A6998">
              <w:rPr>
                <w:noProof/>
                <w:webHidden/>
              </w:rPr>
              <w:tab/>
            </w:r>
            <w:r w:rsidR="009A6998">
              <w:rPr>
                <w:noProof/>
                <w:webHidden/>
              </w:rPr>
              <w:fldChar w:fldCharType="begin"/>
            </w:r>
            <w:r w:rsidR="009A6998">
              <w:rPr>
                <w:noProof/>
                <w:webHidden/>
              </w:rPr>
              <w:instrText xml:space="preserve"> PAGEREF _Toc42742519 \h </w:instrText>
            </w:r>
            <w:r w:rsidR="009A6998">
              <w:rPr>
                <w:noProof/>
                <w:webHidden/>
              </w:rPr>
            </w:r>
            <w:r w:rsidR="009A6998">
              <w:rPr>
                <w:noProof/>
                <w:webHidden/>
              </w:rPr>
              <w:fldChar w:fldCharType="separate"/>
            </w:r>
            <w:r w:rsidR="009A6998">
              <w:rPr>
                <w:noProof/>
                <w:webHidden/>
              </w:rPr>
              <w:t>41</w:t>
            </w:r>
            <w:r w:rsidR="009A6998">
              <w:rPr>
                <w:noProof/>
                <w:webHidden/>
              </w:rPr>
              <w:fldChar w:fldCharType="end"/>
            </w:r>
          </w:hyperlink>
        </w:p>
        <w:p w14:paraId="37994377" w14:textId="25576613"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20" w:history="1">
            <w:r w:rsidR="009A6998" w:rsidRPr="00D35777">
              <w:rPr>
                <w:rStyle w:val="Hyperlink"/>
                <w:noProof/>
              </w:rPr>
              <w:t>4.3.1</w:t>
            </w:r>
            <w:r w:rsidR="009A6998">
              <w:rPr>
                <w:rFonts w:asciiTheme="minorHAnsi" w:eastAsiaTheme="minorEastAsia" w:hAnsiTheme="minorHAnsi"/>
                <w:noProof/>
                <w:color w:val="auto"/>
                <w:sz w:val="22"/>
                <w:lang w:val="en-US"/>
              </w:rPr>
              <w:tab/>
            </w:r>
            <w:r w:rsidR="009A6998" w:rsidRPr="00D35777">
              <w:rPr>
                <w:rStyle w:val="Hyperlink"/>
                <w:noProof/>
              </w:rPr>
              <w:t>High fidelity Prototype</w:t>
            </w:r>
            <w:r w:rsidR="009A6998">
              <w:rPr>
                <w:noProof/>
                <w:webHidden/>
              </w:rPr>
              <w:tab/>
            </w:r>
            <w:r w:rsidR="009A6998">
              <w:rPr>
                <w:noProof/>
                <w:webHidden/>
              </w:rPr>
              <w:fldChar w:fldCharType="begin"/>
            </w:r>
            <w:r w:rsidR="009A6998">
              <w:rPr>
                <w:noProof/>
                <w:webHidden/>
              </w:rPr>
              <w:instrText xml:space="preserve"> PAGEREF _Toc42742520 \h </w:instrText>
            </w:r>
            <w:r w:rsidR="009A6998">
              <w:rPr>
                <w:noProof/>
                <w:webHidden/>
              </w:rPr>
            </w:r>
            <w:r w:rsidR="009A6998">
              <w:rPr>
                <w:noProof/>
                <w:webHidden/>
              </w:rPr>
              <w:fldChar w:fldCharType="separate"/>
            </w:r>
            <w:r w:rsidR="009A6998">
              <w:rPr>
                <w:noProof/>
                <w:webHidden/>
              </w:rPr>
              <w:t>42</w:t>
            </w:r>
            <w:r w:rsidR="009A6998">
              <w:rPr>
                <w:noProof/>
                <w:webHidden/>
              </w:rPr>
              <w:fldChar w:fldCharType="end"/>
            </w:r>
          </w:hyperlink>
        </w:p>
        <w:p w14:paraId="0DBDFFC7" w14:textId="1229C1C6" w:rsidR="009A6998" w:rsidRDefault="00164DE1">
          <w:pPr>
            <w:pStyle w:val="TOC1"/>
            <w:tabs>
              <w:tab w:val="right" w:leader="dot" w:pos="8656"/>
            </w:tabs>
            <w:rPr>
              <w:rStyle w:val="Hyperlink"/>
              <w:noProof/>
            </w:rPr>
          </w:pPr>
          <w:hyperlink w:anchor="_Toc42742521" w:history="1">
            <w:r w:rsidR="009A6998" w:rsidRPr="00D35777">
              <w:rPr>
                <w:rStyle w:val="Hyperlink"/>
                <w:noProof/>
              </w:rPr>
              <w:t>4.4   4+1 view Model of Architecture</w:t>
            </w:r>
            <w:r w:rsidR="009A6998">
              <w:rPr>
                <w:noProof/>
                <w:webHidden/>
              </w:rPr>
              <w:tab/>
            </w:r>
            <w:r w:rsidR="009A6998">
              <w:rPr>
                <w:noProof/>
                <w:webHidden/>
              </w:rPr>
              <w:fldChar w:fldCharType="begin"/>
            </w:r>
            <w:r w:rsidR="009A6998">
              <w:rPr>
                <w:noProof/>
                <w:webHidden/>
              </w:rPr>
              <w:instrText xml:space="preserve"> PAGEREF _Toc42742521 \h </w:instrText>
            </w:r>
            <w:r w:rsidR="009A6998">
              <w:rPr>
                <w:noProof/>
                <w:webHidden/>
              </w:rPr>
            </w:r>
            <w:r w:rsidR="009A6998">
              <w:rPr>
                <w:noProof/>
                <w:webHidden/>
              </w:rPr>
              <w:fldChar w:fldCharType="separate"/>
            </w:r>
            <w:r w:rsidR="009A6998">
              <w:rPr>
                <w:noProof/>
                <w:webHidden/>
              </w:rPr>
              <w:t>47</w:t>
            </w:r>
            <w:r w:rsidR="009A6998">
              <w:rPr>
                <w:noProof/>
                <w:webHidden/>
              </w:rPr>
              <w:fldChar w:fldCharType="end"/>
            </w:r>
          </w:hyperlink>
        </w:p>
        <w:p w14:paraId="66FB956E" w14:textId="77777777" w:rsidR="00BA346F" w:rsidRPr="00BA346F" w:rsidRDefault="00BA346F" w:rsidP="00BA346F"/>
        <w:p w14:paraId="4D0A3D13" w14:textId="55E18ABB"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22" w:history="1">
            <w:r w:rsidR="009A6998" w:rsidRPr="00D35777">
              <w:rPr>
                <w:rStyle w:val="Hyperlink"/>
                <w:noProof/>
              </w:rPr>
              <w:t>4.4.1</w:t>
            </w:r>
            <w:r w:rsidR="009A6998">
              <w:rPr>
                <w:rFonts w:asciiTheme="minorHAnsi" w:eastAsiaTheme="minorEastAsia" w:hAnsiTheme="minorHAnsi"/>
                <w:noProof/>
                <w:color w:val="auto"/>
                <w:sz w:val="22"/>
                <w:lang w:val="en-US"/>
              </w:rPr>
              <w:tab/>
            </w:r>
            <w:r w:rsidR="009A6998" w:rsidRPr="00D35777">
              <w:rPr>
                <w:rStyle w:val="Hyperlink"/>
                <w:noProof/>
              </w:rPr>
              <w:t>Logical View</w:t>
            </w:r>
            <w:r w:rsidR="009A6998">
              <w:rPr>
                <w:noProof/>
                <w:webHidden/>
              </w:rPr>
              <w:tab/>
            </w:r>
            <w:r w:rsidR="009A6998">
              <w:rPr>
                <w:noProof/>
                <w:webHidden/>
              </w:rPr>
              <w:fldChar w:fldCharType="begin"/>
            </w:r>
            <w:r w:rsidR="009A6998">
              <w:rPr>
                <w:noProof/>
                <w:webHidden/>
              </w:rPr>
              <w:instrText xml:space="preserve"> PAGEREF _Toc42742522 \h </w:instrText>
            </w:r>
            <w:r w:rsidR="009A6998">
              <w:rPr>
                <w:noProof/>
                <w:webHidden/>
              </w:rPr>
            </w:r>
            <w:r w:rsidR="009A6998">
              <w:rPr>
                <w:noProof/>
                <w:webHidden/>
              </w:rPr>
              <w:fldChar w:fldCharType="separate"/>
            </w:r>
            <w:r w:rsidR="009A6998">
              <w:rPr>
                <w:noProof/>
                <w:webHidden/>
              </w:rPr>
              <w:t>47</w:t>
            </w:r>
            <w:r w:rsidR="009A6998">
              <w:rPr>
                <w:noProof/>
                <w:webHidden/>
              </w:rPr>
              <w:fldChar w:fldCharType="end"/>
            </w:r>
          </w:hyperlink>
        </w:p>
        <w:p w14:paraId="1CD5DC32" w14:textId="4249EE3C"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23" w:history="1">
            <w:r w:rsidR="009A6998" w:rsidRPr="00D35777">
              <w:rPr>
                <w:rStyle w:val="Hyperlink"/>
                <w:noProof/>
              </w:rPr>
              <w:t>4.4.2</w:t>
            </w:r>
            <w:r w:rsidR="009A6998">
              <w:rPr>
                <w:rFonts w:asciiTheme="minorHAnsi" w:eastAsiaTheme="minorEastAsia" w:hAnsiTheme="minorHAnsi"/>
                <w:noProof/>
                <w:color w:val="auto"/>
                <w:sz w:val="22"/>
                <w:lang w:val="en-US"/>
              </w:rPr>
              <w:tab/>
            </w:r>
            <w:r w:rsidR="009A6998" w:rsidRPr="00D35777">
              <w:rPr>
                <w:rStyle w:val="Hyperlink"/>
                <w:noProof/>
              </w:rPr>
              <w:t>Process View</w:t>
            </w:r>
            <w:r w:rsidR="009A6998">
              <w:rPr>
                <w:noProof/>
                <w:webHidden/>
              </w:rPr>
              <w:tab/>
            </w:r>
            <w:r w:rsidR="009A6998">
              <w:rPr>
                <w:noProof/>
                <w:webHidden/>
              </w:rPr>
              <w:fldChar w:fldCharType="begin"/>
            </w:r>
            <w:r w:rsidR="009A6998">
              <w:rPr>
                <w:noProof/>
                <w:webHidden/>
              </w:rPr>
              <w:instrText xml:space="preserve"> PAGEREF _Toc42742523 \h </w:instrText>
            </w:r>
            <w:r w:rsidR="009A6998">
              <w:rPr>
                <w:noProof/>
                <w:webHidden/>
              </w:rPr>
            </w:r>
            <w:r w:rsidR="009A6998">
              <w:rPr>
                <w:noProof/>
                <w:webHidden/>
              </w:rPr>
              <w:fldChar w:fldCharType="separate"/>
            </w:r>
            <w:r w:rsidR="009A6998">
              <w:rPr>
                <w:noProof/>
                <w:webHidden/>
              </w:rPr>
              <w:t>49</w:t>
            </w:r>
            <w:r w:rsidR="009A6998">
              <w:rPr>
                <w:noProof/>
                <w:webHidden/>
              </w:rPr>
              <w:fldChar w:fldCharType="end"/>
            </w:r>
          </w:hyperlink>
        </w:p>
        <w:p w14:paraId="536D18EB" w14:textId="0F46F483"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24" w:history="1">
            <w:r w:rsidR="009A6998" w:rsidRPr="00D35777">
              <w:rPr>
                <w:rStyle w:val="Hyperlink"/>
                <w:noProof/>
              </w:rPr>
              <w:t>4.4.3</w:t>
            </w:r>
            <w:r w:rsidR="009A6998">
              <w:rPr>
                <w:rFonts w:asciiTheme="minorHAnsi" w:eastAsiaTheme="minorEastAsia" w:hAnsiTheme="minorHAnsi"/>
                <w:noProof/>
                <w:color w:val="auto"/>
                <w:sz w:val="22"/>
                <w:lang w:val="en-US"/>
              </w:rPr>
              <w:tab/>
            </w:r>
            <w:r w:rsidR="009A6998" w:rsidRPr="00D35777">
              <w:rPr>
                <w:rStyle w:val="Hyperlink"/>
                <w:noProof/>
              </w:rPr>
              <w:t>Development View</w:t>
            </w:r>
            <w:r w:rsidR="009A6998">
              <w:rPr>
                <w:noProof/>
                <w:webHidden/>
              </w:rPr>
              <w:tab/>
            </w:r>
            <w:r w:rsidR="009A6998">
              <w:rPr>
                <w:noProof/>
                <w:webHidden/>
              </w:rPr>
              <w:fldChar w:fldCharType="begin"/>
            </w:r>
            <w:r w:rsidR="009A6998">
              <w:rPr>
                <w:noProof/>
                <w:webHidden/>
              </w:rPr>
              <w:instrText xml:space="preserve"> PAGEREF _Toc42742524 \h </w:instrText>
            </w:r>
            <w:r w:rsidR="009A6998">
              <w:rPr>
                <w:noProof/>
                <w:webHidden/>
              </w:rPr>
            </w:r>
            <w:r w:rsidR="009A6998">
              <w:rPr>
                <w:noProof/>
                <w:webHidden/>
              </w:rPr>
              <w:fldChar w:fldCharType="separate"/>
            </w:r>
            <w:r w:rsidR="009A6998">
              <w:rPr>
                <w:noProof/>
                <w:webHidden/>
              </w:rPr>
              <w:t>59</w:t>
            </w:r>
            <w:r w:rsidR="009A6998">
              <w:rPr>
                <w:noProof/>
                <w:webHidden/>
              </w:rPr>
              <w:fldChar w:fldCharType="end"/>
            </w:r>
          </w:hyperlink>
        </w:p>
        <w:p w14:paraId="1B61D666" w14:textId="24A77596"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25" w:history="1">
            <w:r w:rsidR="009A6998" w:rsidRPr="00D35777">
              <w:rPr>
                <w:rStyle w:val="Hyperlink"/>
                <w:noProof/>
              </w:rPr>
              <w:t>4.4.4</w:t>
            </w:r>
            <w:r w:rsidR="009A6998">
              <w:rPr>
                <w:rFonts w:asciiTheme="minorHAnsi" w:eastAsiaTheme="minorEastAsia" w:hAnsiTheme="minorHAnsi"/>
                <w:noProof/>
                <w:color w:val="auto"/>
                <w:sz w:val="22"/>
                <w:lang w:val="en-US"/>
              </w:rPr>
              <w:tab/>
            </w:r>
            <w:r w:rsidR="009A6998" w:rsidRPr="00D35777">
              <w:rPr>
                <w:rStyle w:val="Hyperlink"/>
                <w:noProof/>
              </w:rPr>
              <w:t>Physical View</w:t>
            </w:r>
            <w:r w:rsidR="009A6998">
              <w:rPr>
                <w:noProof/>
                <w:webHidden/>
              </w:rPr>
              <w:tab/>
            </w:r>
            <w:r w:rsidR="009A6998">
              <w:rPr>
                <w:noProof/>
                <w:webHidden/>
              </w:rPr>
              <w:fldChar w:fldCharType="begin"/>
            </w:r>
            <w:r w:rsidR="009A6998">
              <w:rPr>
                <w:noProof/>
                <w:webHidden/>
              </w:rPr>
              <w:instrText xml:space="preserve"> PAGEREF _Toc42742525 \h </w:instrText>
            </w:r>
            <w:r w:rsidR="009A6998">
              <w:rPr>
                <w:noProof/>
                <w:webHidden/>
              </w:rPr>
            </w:r>
            <w:r w:rsidR="009A6998">
              <w:rPr>
                <w:noProof/>
                <w:webHidden/>
              </w:rPr>
              <w:fldChar w:fldCharType="separate"/>
            </w:r>
            <w:r w:rsidR="009A6998">
              <w:rPr>
                <w:noProof/>
                <w:webHidden/>
              </w:rPr>
              <w:t>60</w:t>
            </w:r>
            <w:r w:rsidR="009A6998">
              <w:rPr>
                <w:noProof/>
                <w:webHidden/>
              </w:rPr>
              <w:fldChar w:fldCharType="end"/>
            </w:r>
          </w:hyperlink>
        </w:p>
        <w:p w14:paraId="136AD788" w14:textId="7998ABD8"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26" w:history="1">
            <w:r w:rsidR="009A6998" w:rsidRPr="00D35777">
              <w:rPr>
                <w:rStyle w:val="Hyperlink"/>
                <w:noProof/>
              </w:rPr>
              <w:t>4.5   Summary</w:t>
            </w:r>
            <w:r w:rsidR="009A6998">
              <w:rPr>
                <w:noProof/>
                <w:webHidden/>
              </w:rPr>
              <w:tab/>
            </w:r>
            <w:r w:rsidR="009A6998">
              <w:rPr>
                <w:noProof/>
                <w:webHidden/>
              </w:rPr>
              <w:fldChar w:fldCharType="begin"/>
            </w:r>
            <w:r w:rsidR="009A6998">
              <w:rPr>
                <w:noProof/>
                <w:webHidden/>
              </w:rPr>
              <w:instrText xml:space="preserve"> PAGEREF _Toc42742526 \h </w:instrText>
            </w:r>
            <w:r w:rsidR="009A6998">
              <w:rPr>
                <w:noProof/>
                <w:webHidden/>
              </w:rPr>
            </w:r>
            <w:r w:rsidR="009A6998">
              <w:rPr>
                <w:noProof/>
                <w:webHidden/>
              </w:rPr>
              <w:fldChar w:fldCharType="separate"/>
            </w:r>
            <w:r w:rsidR="009A6998">
              <w:rPr>
                <w:noProof/>
                <w:webHidden/>
              </w:rPr>
              <w:t>61</w:t>
            </w:r>
            <w:r w:rsidR="009A6998">
              <w:rPr>
                <w:noProof/>
                <w:webHidden/>
              </w:rPr>
              <w:fldChar w:fldCharType="end"/>
            </w:r>
          </w:hyperlink>
        </w:p>
        <w:p w14:paraId="04DB3308" w14:textId="48143F31"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27" w:history="1">
            <w:r w:rsidR="009A6998" w:rsidRPr="00D35777">
              <w:rPr>
                <w:rStyle w:val="Hyperlink"/>
                <w:noProof/>
              </w:rPr>
              <w:t>CHAPTER 5</w:t>
            </w:r>
            <w:r w:rsidR="009A6998">
              <w:rPr>
                <w:noProof/>
                <w:webHidden/>
              </w:rPr>
              <w:tab/>
            </w:r>
            <w:r w:rsidR="009A6998">
              <w:rPr>
                <w:noProof/>
                <w:webHidden/>
              </w:rPr>
              <w:fldChar w:fldCharType="begin"/>
            </w:r>
            <w:r w:rsidR="009A6998">
              <w:rPr>
                <w:noProof/>
                <w:webHidden/>
              </w:rPr>
              <w:instrText xml:space="preserve"> PAGEREF _Toc42742527 \h </w:instrText>
            </w:r>
            <w:r w:rsidR="009A6998">
              <w:rPr>
                <w:noProof/>
                <w:webHidden/>
              </w:rPr>
            </w:r>
            <w:r w:rsidR="009A6998">
              <w:rPr>
                <w:noProof/>
                <w:webHidden/>
              </w:rPr>
              <w:fldChar w:fldCharType="separate"/>
            </w:r>
            <w:r w:rsidR="009A6998">
              <w:rPr>
                <w:noProof/>
                <w:webHidden/>
              </w:rPr>
              <w:t>62</w:t>
            </w:r>
            <w:r w:rsidR="009A6998">
              <w:rPr>
                <w:noProof/>
                <w:webHidden/>
              </w:rPr>
              <w:fldChar w:fldCharType="end"/>
            </w:r>
          </w:hyperlink>
        </w:p>
        <w:p w14:paraId="68417D57" w14:textId="757AA3BB"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28" w:history="1">
            <w:r w:rsidR="009A6998" w:rsidRPr="00D35777">
              <w:rPr>
                <w:rStyle w:val="Hyperlink"/>
                <w:noProof/>
              </w:rPr>
              <w:t>IMPLEMENTATION</w:t>
            </w:r>
            <w:r w:rsidR="009A6998">
              <w:rPr>
                <w:noProof/>
                <w:webHidden/>
              </w:rPr>
              <w:tab/>
            </w:r>
            <w:r w:rsidR="009A6998">
              <w:rPr>
                <w:noProof/>
                <w:webHidden/>
              </w:rPr>
              <w:fldChar w:fldCharType="begin"/>
            </w:r>
            <w:r w:rsidR="009A6998">
              <w:rPr>
                <w:noProof/>
                <w:webHidden/>
              </w:rPr>
              <w:instrText xml:space="preserve"> PAGEREF _Toc42742528 \h </w:instrText>
            </w:r>
            <w:r w:rsidR="009A6998">
              <w:rPr>
                <w:noProof/>
                <w:webHidden/>
              </w:rPr>
            </w:r>
            <w:r w:rsidR="009A6998">
              <w:rPr>
                <w:noProof/>
                <w:webHidden/>
              </w:rPr>
              <w:fldChar w:fldCharType="separate"/>
            </w:r>
            <w:r w:rsidR="009A6998">
              <w:rPr>
                <w:noProof/>
                <w:webHidden/>
              </w:rPr>
              <w:t>62</w:t>
            </w:r>
            <w:r w:rsidR="009A6998">
              <w:rPr>
                <w:noProof/>
                <w:webHidden/>
              </w:rPr>
              <w:fldChar w:fldCharType="end"/>
            </w:r>
          </w:hyperlink>
        </w:p>
        <w:p w14:paraId="33725EBA" w14:textId="756C13DA"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29" w:history="1">
            <w:r w:rsidR="009A6998" w:rsidRPr="00D35777">
              <w:rPr>
                <w:rStyle w:val="Hyperlink"/>
                <w:noProof/>
              </w:rPr>
              <w:t>5.0   Introduction</w:t>
            </w:r>
            <w:r w:rsidR="009A6998">
              <w:rPr>
                <w:noProof/>
                <w:webHidden/>
              </w:rPr>
              <w:tab/>
            </w:r>
            <w:r w:rsidR="009A6998">
              <w:rPr>
                <w:noProof/>
                <w:webHidden/>
              </w:rPr>
              <w:fldChar w:fldCharType="begin"/>
            </w:r>
            <w:r w:rsidR="009A6998">
              <w:rPr>
                <w:noProof/>
                <w:webHidden/>
              </w:rPr>
              <w:instrText xml:space="preserve"> PAGEREF _Toc42742529 \h </w:instrText>
            </w:r>
            <w:r w:rsidR="009A6998">
              <w:rPr>
                <w:noProof/>
                <w:webHidden/>
              </w:rPr>
            </w:r>
            <w:r w:rsidR="009A6998">
              <w:rPr>
                <w:noProof/>
                <w:webHidden/>
              </w:rPr>
              <w:fldChar w:fldCharType="separate"/>
            </w:r>
            <w:r w:rsidR="009A6998">
              <w:rPr>
                <w:noProof/>
                <w:webHidden/>
              </w:rPr>
              <w:t>63</w:t>
            </w:r>
            <w:r w:rsidR="009A6998">
              <w:rPr>
                <w:noProof/>
                <w:webHidden/>
              </w:rPr>
              <w:fldChar w:fldCharType="end"/>
            </w:r>
          </w:hyperlink>
        </w:p>
        <w:p w14:paraId="45A8E388" w14:textId="6A33A055"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30" w:history="1">
            <w:r w:rsidR="009A6998" w:rsidRPr="00D35777">
              <w:rPr>
                <w:rStyle w:val="Hyperlink"/>
                <w:noProof/>
              </w:rPr>
              <w:t>5.1   Modules of Project</w:t>
            </w:r>
            <w:r w:rsidR="009A6998">
              <w:rPr>
                <w:noProof/>
                <w:webHidden/>
              </w:rPr>
              <w:tab/>
            </w:r>
            <w:r w:rsidR="009A6998">
              <w:rPr>
                <w:noProof/>
                <w:webHidden/>
              </w:rPr>
              <w:fldChar w:fldCharType="begin"/>
            </w:r>
            <w:r w:rsidR="009A6998">
              <w:rPr>
                <w:noProof/>
                <w:webHidden/>
              </w:rPr>
              <w:instrText xml:space="preserve"> PAGEREF _Toc42742530 \h </w:instrText>
            </w:r>
            <w:r w:rsidR="009A6998">
              <w:rPr>
                <w:noProof/>
                <w:webHidden/>
              </w:rPr>
            </w:r>
            <w:r w:rsidR="009A6998">
              <w:rPr>
                <w:noProof/>
                <w:webHidden/>
              </w:rPr>
              <w:fldChar w:fldCharType="separate"/>
            </w:r>
            <w:r w:rsidR="009A6998">
              <w:rPr>
                <w:noProof/>
                <w:webHidden/>
              </w:rPr>
              <w:t>63</w:t>
            </w:r>
            <w:r w:rsidR="009A6998">
              <w:rPr>
                <w:noProof/>
                <w:webHidden/>
              </w:rPr>
              <w:fldChar w:fldCharType="end"/>
            </w:r>
          </w:hyperlink>
        </w:p>
        <w:p w14:paraId="7B2DA9B3" w14:textId="0AEF8CDF"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1" w:history="1">
            <w:r w:rsidR="009A6998" w:rsidRPr="00D35777">
              <w:rPr>
                <w:rStyle w:val="Hyperlink"/>
                <w:noProof/>
              </w:rPr>
              <w:t>5.1.1</w:t>
            </w:r>
            <w:r w:rsidR="009A6998">
              <w:rPr>
                <w:rFonts w:asciiTheme="minorHAnsi" w:eastAsiaTheme="minorEastAsia" w:hAnsiTheme="minorHAnsi"/>
                <w:noProof/>
                <w:color w:val="auto"/>
                <w:sz w:val="22"/>
                <w:lang w:val="en-US"/>
              </w:rPr>
              <w:tab/>
            </w:r>
            <w:r w:rsidR="009A6998" w:rsidRPr="00D35777">
              <w:rPr>
                <w:rStyle w:val="Hyperlink"/>
                <w:noProof/>
              </w:rPr>
              <w:t>User Registration</w:t>
            </w:r>
            <w:r w:rsidR="009A6998">
              <w:rPr>
                <w:noProof/>
                <w:webHidden/>
              </w:rPr>
              <w:tab/>
            </w:r>
            <w:r w:rsidR="009A6998">
              <w:rPr>
                <w:noProof/>
                <w:webHidden/>
              </w:rPr>
              <w:fldChar w:fldCharType="begin"/>
            </w:r>
            <w:r w:rsidR="009A6998">
              <w:rPr>
                <w:noProof/>
                <w:webHidden/>
              </w:rPr>
              <w:instrText xml:space="preserve"> PAGEREF _Toc42742531 \h </w:instrText>
            </w:r>
            <w:r w:rsidR="009A6998">
              <w:rPr>
                <w:noProof/>
                <w:webHidden/>
              </w:rPr>
            </w:r>
            <w:r w:rsidR="009A6998">
              <w:rPr>
                <w:noProof/>
                <w:webHidden/>
              </w:rPr>
              <w:fldChar w:fldCharType="separate"/>
            </w:r>
            <w:r w:rsidR="009A6998">
              <w:rPr>
                <w:noProof/>
                <w:webHidden/>
              </w:rPr>
              <w:t>63</w:t>
            </w:r>
            <w:r w:rsidR="009A6998">
              <w:rPr>
                <w:noProof/>
                <w:webHidden/>
              </w:rPr>
              <w:fldChar w:fldCharType="end"/>
            </w:r>
          </w:hyperlink>
        </w:p>
        <w:p w14:paraId="21D43B4E" w14:textId="6D29020F"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2" w:history="1">
            <w:r w:rsidR="009A6998" w:rsidRPr="00D35777">
              <w:rPr>
                <w:rStyle w:val="Hyperlink"/>
                <w:noProof/>
              </w:rPr>
              <w:t>5.1.2</w:t>
            </w:r>
            <w:r w:rsidR="009A6998">
              <w:rPr>
                <w:rFonts w:asciiTheme="minorHAnsi" w:eastAsiaTheme="minorEastAsia" w:hAnsiTheme="minorHAnsi"/>
                <w:noProof/>
                <w:color w:val="auto"/>
                <w:sz w:val="22"/>
                <w:lang w:val="en-US"/>
              </w:rPr>
              <w:tab/>
            </w:r>
            <w:r w:rsidR="009A6998" w:rsidRPr="00D35777">
              <w:rPr>
                <w:rStyle w:val="Hyperlink"/>
                <w:noProof/>
              </w:rPr>
              <w:t>News Search</w:t>
            </w:r>
            <w:r w:rsidR="009A6998">
              <w:rPr>
                <w:noProof/>
                <w:webHidden/>
              </w:rPr>
              <w:tab/>
            </w:r>
            <w:r w:rsidR="009A6998">
              <w:rPr>
                <w:noProof/>
                <w:webHidden/>
              </w:rPr>
              <w:fldChar w:fldCharType="begin"/>
            </w:r>
            <w:r w:rsidR="009A6998">
              <w:rPr>
                <w:noProof/>
                <w:webHidden/>
              </w:rPr>
              <w:instrText xml:space="preserve"> PAGEREF _Toc42742532 \h </w:instrText>
            </w:r>
            <w:r w:rsidR="009A6998">
              <w:rPr>
                <w:noProof/>
                <w:webHidden/>
              </w:rPr>
            </w:r>
            <w:r w:rsidR="009A6998">
              <w:rPr>
                <w:noProof/>
                <w:webHidden/>
              </w:rPr>
              <w:fldChar w:fldCharType="separate"/>
            </w:r>
            <w:r w:rsidR="009A6998">
              <w:rPr>
                <w:noProof/>
                <w:webHidden/>
              </w:rPr>
              <w:t>63</w:t>
            </w:r>
            <w:r w:rsidR="009A6998">
              <w:rPr>
                <w:noProof/>
                <w:webHidden/>
              </w:rPr>
              <w:fldChar w:fldCharType="end"/>
            </w:r>
          </w:hyperlink>
        </w:p>
        <w:p w14:paraId="65F3DBCD" w14:textId="24458C10"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3" w:history="1">
            <w:r w:rsidR="009A6998" w:rsidRPr="00D35777">
              <w:rPr>
                <w:rStyle w:val="Hyperlink"/>
                <w:noProof/>
              </w:rPr>
              <w:t>5.1.3</w:t>
            </w:r>
            <w:r w:rsidR="009A6998">
              <w:rPr>
                <w:rFonts w:asciiTheme="minorHAnsi" w:eastAsiaTheme="minorEastAsia" w:hAnsiTheme="minorHAnsi"/>
                <w:noProof/>
                <w:color w:val="auto"/>
                <w:sz w:val="22"/>
                <w:lang w:val="en-US"/>
              </w:rPr>
              <w:tab/>
            </w:r>
            <w:r w:rsidR="009A6998" w:rsidRPr="00D35777">
              <w:rPr>
                <w:rStyle w:val="Hyperlink"/>
                <w:noProof/>
              </w:rPr>
              <w:t>Save News</w:t>
            </w:r>
            <w:r w:rsidR="009A6998">
              <w:rPr>
                <w:noProof/>
                <w:webHidden/>
              </w:rPr>
              <w:tab/>
            </w:r>
            <w:r w:rsidR="009A6998">
              <w:rPr>
                <w:noProof/>
                <w:webHidden/>
              </w:rPr>
              <w:fldChar w:fldCharType="begin"/>
            </w:r>
            <w:r w:rsidR="009A6998">
              <w:rPr>
                <w:noProof/>
                <w:webHidden/>
              </w:rPr>
              <w:instrText xml:space="preserve"> PAGEREF _Toc42742533 \h </w:instrText>
            </w:r>
            <w:r w:rsidR="009A6998">
              <w:rPr>
                <w:noProof/>
                <w:webHidden/>
              </w:rPr>
            </w:r>
            <w:r w:rsidR="009A6998">
              <w:rPr>
                <w:noProof/>
                <w:webHidden/>
              </w:rPr>
              <w:fldChar w:fldCharType="separate"/>
            </w:r>
            <w:r w:rsidR="009A6998">
              <w:rPr>
                <w:noProof/>
                <w:webHidden/>
              </w:rPr>
              <w:t>63</w:t>
            </w:r>
            <w:r w:rsidR="009A6998">
              <w:rPr>
                <w:noProof/>
                <w:webHidden/>
              </w:rPr>
              <w:fldChar w:fldCharType="end"/>
            </w:r>
          </w:hyperlink>
        </w:p>
        <w:p w14:paraId="574437B7" w14:textId="44FC704C"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4" w:history="1">
            <w:r w:rsidR="009A6998" w:rsidRPr="00D35777">
              <w:rPr>
                <w:rStyle w:val="Hyperlink"/>
                <w:noProof/>
              </w:rPr>
              <w:t>5.1.4</w:t>
            </w:r>
            <w:r w:rsidR="009A6998">
              <w:rPr>
                <w:rFonts w:asciiTheme="minorHAnsi" w:eastAsiaTheme="minorEastAsia" w:hAnsiTheme="minorHAnsi"/>
                <w:noProof/>
                <w:color w:val="auto"/>
                <w:sz w:val="22"/>
                <w:lang w:val="en-US"/>
              </w:rPr>
              <w:tab/>
            </w:r>
            <w:r w:rsidR="009A6998" w:rsidRPr="00D35777">
              <w:rPr>
                <w:rStyle w:val="Hyperlink"/>
                <w:noProof/>
              </w:rPr>
              <w:t>Search History</w:t>
            </w:r>
            <w:r w:rsidR="009A6998">
              <w:rPr>
                <w:noProof/>
                <w:webHidden/>
              </w:rPr>
              <w:tab/>
            </w:r>
            <w:r w:rsidR="009A6998">
              <w:rPr>
                <w:noProof/>
                <w:webHidden/>
              </w:rPr>
              <w:fldChar w:fldCharType="begin"/>
            </w:r>
            <w:r w:rsidR="009A6998">
              <w:rPr>
                <w:noProof/>
                <w:webHidden/>
              </w:rPr>
              <w:instrText xml:space="preserve"> PAGEREF _Toc42742534 \h </w:instrText>
            </w:r>
            <w:r w:rsidR="009A6998">
              <w:rPr>
                <w:noProof/>
                <w:webHidden/>
              </w:rPr>
            </w:r>
            <w:r w:rsidR="009A6998">
              <w:rPr>
                <w:noProof/>
                <w:webHidden/>
              </w:rPr>
              <w:fldChar w:fldCharType="separate"/>
            </w:r>
            <w:r w:rsidR="009A6998">
              <w:rPr>
                <w:noProof/>
                <w:webHidden/>
              </w:rPr>
              <w:t>63</w:t>
            </w:r>
            <w:r w:rsidR="009A6998">
              <w:rPr>
                <w:noProof/>
                <w:webHidden/>
              </w:rPr>
              <w:fldChar w:fldCharType="end"/>
            </w:r>
          </w:hyperlink>
        </w:p>
        <w:p w14:paraId="6F1A4510" w14:textId="5F358703"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35" w:history="1">
            <w:r w:rsidR="009A6998" w:rsidRPr="00D35777">
              <w:rPr>
                <w:rStyle w:val="Hyperlink"/>
                <w:noProof/>
              </w:rPr>
              <w:t>5.2   Tools and Technology</w:t>
            </w:r>
            <w:r w:rsidR="009A6998">
              <w:rPr>
                <w:noProof/>
                <w:webHidden/>
              </w:rPr>
              <w:tab/>
            </w:r>
            <w:r w:rsidR="009A6998">
              <w:rPr>
                <w:noProof/>
                <w:webHidden/>
              </w:rPr>
              <w:fldChar w:fldCharType="begin"/>
            </w:r>
            <w:r w:rsidR="009A6998">
              <w:rPr>
                <w:noProof/>
                <w:webHidden/>
              </w:rPr>
              <w:instrText xml:space="preserve"> PAGEREF _Toc42742535 \h </w:instrText>
            </w:r>
            <w:r w:rsidR="009A6998">
              <w:rPr>
                <w:noProof/>
                <w:webHidden/>
              </w:rPr>
            </w:r>
            <w:r w:rsidR="009A6998">
              <w:rPr>
                <w:noProof/>
                <w:webHidden/>
              </w:rPr>
              <w:fldChar w:fldCharType="separate"/>
            </w:r>
            <w:r w:rsidR="009A6998">
              <w:rPr>
                <w:noProof/>
                <w:webHidden/>
              </w:rPr>
              <w:t>64</w:t>
            </w:r>
            <w:r w:rsidR="009A6998">
              <w:rPr>
                <w:noProof/>
                <w:webHidden/>
              </w:rPr>
              <w:fldChar w:fldCharType="end"/>
            </w:r>
          </w:hyperlink>
        </w:p>
        <w:p w14:paraId="5DD871FE" w14:textId="3AC92389"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6" w:history="1">
            <w:r w:rsidR="009A6998" w:rsidRPr="00D35777">
              <w:rPr>
                <w:rStyle w:val="Hyperlink"/>
                <w:noProof/>
              </w:rPr>
              <w:t>5.2.1</w:t>
            </w:r>
            <w:r w:rsidR="009A6998">
              <w:rPr>
                <w:rFonts w:asciiTheme="minorHAnsi" w:eastAsiaTheme="minorEastAsia" w:hAnsiTheme="minorHAnsi"/>
                <w:noProof/>
                <w:color w:val="auto"/>
                <w:sz w:val="22"/>
                <w:lang w:val="en-US"/>
              </w:rPr>
              <w:tab/>
            </w:r>
            <w:r w:rsidR="009A6998" w:rsidRPr="00D35777">
              <w:rPr>
                <w:rStyle w:val="Hyperlink"/>
                <w:noProof/>
              </w:rPr>
              <w:t>Flask</w:t>
            </w:r>
            <w:r w:rsidR="009A6998">
              <w:rPr>
                <w:noProof/>
                <w:webHidden/>
              </w:rPr>
              <w:tab/>
            </w:r>
            <w:r w:rsidR="009A6998">
              <w:rPr>
                <w:noProof/>
                <w:webHidden/>
              </w:rPr>
              <w:fldChar w:fldCharType="begin"/>
            </w:r>
            <w:r w:rsidR="009A6998">
              <w:rPr>
                <w:noProof/>
                <w:webHidden/>
              </w:rPr>
              <w:instrText xml:space="preserve"> PAGEREF _Toc42742536 \h </w:instrText>
            </w:r>
            <w:r w:rsidR="009A6998">
              <w:rPr>
                <w:noProof/>
                <w:webHidden/>
              </w:rPr>
            </w:r>
            <w:r w:rsidR="009A6998">
              <w:rPr>
                <w:noProof/>
                <w:webHidden/>
              </w:rPr>
              <w:fldChar w:fldCharType="separate"/>
            </w:r>
            <w:r w:rsidR="009A6998">
              <w:rPr>
                <w:noProof/>
                <w:webHidden/>
              </w:rPr>
              <w:t>64</w:t>
            </w:r>
            <w:r w:rsidR="009A6998">
              <w:rPr>
                <w:noProof/>
                <w:webHidden/>
              </w:rPr>
              <w:fldChar w:fldCharType="end"/>
            </w:r>
          </w:hyperlink>
        </w:p>
        <w:p w14:paraId="539A0ECA" w14:textId="2A1DA6F4"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7" w:history="1">
            <w:r w:rsidR="009A6998" w:rsidRPr="00D35777">
              <w:rPr>
                <w:rStyle w:val="Hyperlink"/>
                <w:noProof/>
              </w:rPr>
              <w:t>5.2.2</w:t>
            </w:r>
            <w:r w:rsidR="009A6998">
              <w:rPr>
                <w:rFonts w:asciiTheme="minorHAnsi" w:eastAsiaTheme="minorEastAsia" w:hAnsiTheme="minorHAnsi"/>
                <w:noProof/>
                <w:color w:val="auto"/>
                <w:sz w:val="22"/>
                <w:lang w:val="en-US"/>
              </w:rPr>
              <w:tab/>
            </w:r>
            <w:r w:rsidR="009A6998" w:rsidRPr="00D35777">
              <w:rPr>
                <w:rStyle w:val="Hyperlink"/>
                <w:rFonts w:cs="Times New Roman"/>
                <w:noProof/>
              </w:rPr>
              <w:t>Tesseract-OCR</w:t>
            </w:r>
            <w:r w:rsidR="009A6998">
              <w:rPr>
                <w:noProof/>
                <w:webHidden/>
              </w:rPr>
              <w:tab/>
            </w:r>
            <w:r w:rsidR="009A6998">
              <w:rPr>
                <w:noProof/>
                <w:webHidden/>
              </w:rPr>
              <w:fldChar w:fldCharType="begin"/>
            </w:r>
            <w:r w:rsidR="009A6998">
              <w:rPr>
                <w:noProof/>
                <w:webHidden/>
              </w:rPr>
              <w:instrText xml:space="preserve"> PAGEREF _Toc42742537 \h </w:instrText>
            </w:r>
            <w:r w:rsidR="009A6998">
              <w:rPr>
                <w:noProof/>
                <w:webHidden/>
              </w:rPr>
            </w:r>
            <w:r w:rsidR="009A6998">
              <w:rPr>
                <w:noProof/>
                <w:webHidden/>
              </w:rPr>
              <w:fldChar w:fldCharType="separate"/>
            </w:r>
            <w:r w:rsidR="009A6998">
              <w:rPr>
                <w:noProof/>
                <w:webHidden/>
              </w:rPr>
              <w:t>64</w:t>
            </w:r>
            <w:r w:rsidR="009A6998">
              <w:rPr>
                <w:noProof/>
                <w:webHidden/>
              </w:rPr>
              <w:fldChar w:fldCharType="end"/>
            </w:r>
          </w:hyperlink>
        </w:p>
        <w:p w14:paraId="58363C57" w14:textId="582BF5F4"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8" w:history="1">
            <w:r w:rsidR="009A6998" w:rsidRPr="00D35777">
              <w:rPr>
                <w:rStyle w:val="Hyperlink"/>
                <w:noProof/>
              </w:rPr>
              <w:t>5.2.3</w:t>
            </w:r>
            <w:r w:rsidR="009A6998">
              <w:rPr>
                <w:rFonts w:asciiTheme="minorHAnsi" w:eastAsiaTheme="minorEastAsia" w:hAnsiTheme="minorHAnsi"/>
                <w:noProof/>
                <w:color w:val="auto"/>
                <w:sz w:val="22"/>
                <w:lang w:val="en-US"/>
              </w:rPr>
              <w:tab/>
            </w:r>
            <w:r w:rsidR="009A6998" w:rsidRPr="00D35777">
              <w:rPr>
                <w:rStyle w:val="Hyperlink"/>
                <w:noProof/>
              </w:rPr>
              <w:t>Pandas</w:t>
            </w:r>
            <w:r w:rsidR="009A6998">
              <w:rPr>
                <w:noProof/>
                <w:webHidden/>
              </w:rPr>
              <w:tab/>
            </w:r>
            <w:r w:rsidR="009A6998">
              <w:rPr>
                <w:noProof/>
                <w:webHidden/>
              </w:rPr>
              <w:fldChar w:fldCharType="begin"/>
            </w:r>
            <w:r w:rsidR="009A6998">
              <w:rPr>
                <w:noProof/>
                <w:webHidden/>
              </w:rPr>
              <w:instrText xml:space="preserve"> PAGEREF _Toc42742538 \h </w:instrText>
            </w:r>
            <w:r w:rsidR="009A6998">
              <w:rPr>
                <w:noProof/>
                <w:webHidden/>
              </w:rPr>
            </w:r>
            <w:r w:rsidR="009A6998">
              <w:rPr>
                <w:noProof/>
                <w:webHidden/>
              </w:rPr>
              <w:fldChar w:fldCharType="separate"/>
            </w:r>
            <w:r w:rsidR="009A6998">
              <w:rPr>
                <w:noProof/>
                <w:webHidden/>
              </w:rPr>
              <w:t>64</w:t>
            </w:r>
            <w:r w:rsidR="009A6998">
              <w:rPr>
                <w:noProof/>
                <w:webHidden/>
              </w:rPr>
              <w:fldChar w:fldCharType="end"/>
            </w:r>
          </w:hyperlink>
        </w:p>
        <w:p w14:paraId="33B5B118" w14:textId="5F982A24"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39" w:history="1">
            <w:r w:rsidR="009A6998" w:rsidRPr="00D35777">
              <w:rPr>
                <w:rStyle w:val="Hyperlink"/>
                <w:noProof/>
              </w:rPr>
              <w:t>5.2.4</w:t>
            </w:r>
            <w:r w:rsidR="009A6998">
              <w:rPr>
                <w:rFonts w:asciiTheme="minorHAnsi" w:eastAsiaTheme="minorEastAsia" w:hAnsiTheme="minorHAnsi"/>
                <w:noProof/>
                <w:color w:val="auto"/>
                <w:sz w:val="22"/>
                <w:lang w:val="en-US"/>
              </w:rPr>
              <w:tab/>
            </w:r>
            <w:r w:rsidR="009A6998" w:rsidRPr="00D35777">
              <w:rPr>
                <w:rStyle w:val="Hyperlink"/>
                <w:noProof/>
              </w:rPr>
              <w:t>Beautiful Soup</w:t>
            </w:r>
            <w:r w:rsidR="009A6998">
              <w:rPr>
                <w:noProof/>
                <w:webHidden/>
              </w:rPr>
              <w:tab/>
            </w:r>
            <w:r w:rsidR="009A6998">
              <w:rPr>
                <w:noProof/>
                <w:webHidden/>
              </w:rPr>
              <w:fldChar w:fldCharType="begin"/>
            </w:r>
            <w:r w:rsidR="009A6998">
              <w:rPr>
                <w:noProof/>
                <w:webHidden/>
              </w:rPr>
              <w:instrText xml:space="preserve"> PAGEREF _Toc42742539 \h </w:instrText>
            </w:r>
            <w:r w:rsidR="009A6998">
              <w:rPr>
                <w:noProof/>
                <w:webHidden/>
              </w:rPr>
            </w:r>
            <w:r w:rsidR="009A6998">
              <w:rPr>
                <w:noProof/>
                <w:webHidden/>
              </w:rPr>
              <w:fldChar w:fldCharType="separate"/>
            </w:r>
            <w:r w:rsidR="009A6998">
              <w:rPr>
                <w:noProof/>
                <w:webHidden/>
              </w:rPr>
              <w:t>64</w:t>
            </w:r>
            <w:r w:rsidR="009A6998">
              <w:rPr>
                <w:noProof/>
                <w:webHidden/>
              </w:rPr>
              <w:fldChar w:fldCharType="end"/>
            </w:r>
          </w:hyperlink>
        </w:p>
        <w:p w14:paraId="5C57B73D" w14:textId="17344A8D"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40" w:history="1">
            <w:r w:rsidR="009A6998" w:rsidRPr="00D35777">
              <w:rPr>
                <w:rStyle w:val="Hyperlink"/>
                <w:noProof/>
              </w:rPr>
              <w:t>5.2.5</w:t>
            </w:r>
            <w:r w:rsidR="009A6998">
              <w:rPr>
                <w:rFonts w:asciiTheme="minorHAnsi" w:eastAsiaTheme="minorEastAsia" w:hAnsiTheme="minorHAnsi"/>
                <w:noProof/>
                <w:color w:val="auto"/>
                <w:sz w:val="22"/>
                <w:lang w:val="en-US"/>
              </w:rPr>
              <w:tab/>
            </w:r>
            <w:r w:rsidR="009A6998" w:rsidRPr="00D35777">
              <w:rPr>
                <w:rStyle w:val="Hyperlink"/>
                <w:rFonts w:cs="Times New Roman"/>
                <w:noProof/>
              </w:rPr>
              <w:t>Requests</w:t>
            </w:r>
            <w:r w:rsidR="009A6998">
              <w:rPr>
                <w:noProof/>
                <w:webHidden/>
              </w:rPr>
              <w:tab/>
            </w:r>
            <w:r w:rsidR="009A6998">
              <w:rPr>
                <w:noProof/>
                <w:webHidden/>
              </w:rPr>
              <w:fldChar w:fldCharType="begin"/>
            </w:r>
            <w:r w:rsidR="009A6998">
              <w:rPr>
                <w:noProof/>
                <w:webHidden/>
              </w:rPr>
              <w:instrText xml:space="preserve"> PAGEREF _Toc42742540 \h </w:instrText>
            </w:r>
            <w:r w:rsidR="009A6998">
              <w:rPr>
                <w:noProof/>
                <w:webHidden/>
              </w:rPr>
            </w:r>
            <w:r w:rsidR="009A6998">
              <w:rPr>
                <w:noProof/>
                <w:webHidden/>
              </w:rPr>
              <w:fldChar w:fldCharType="separate"/>
            </w:r>
            <w:r w:rsidR="009A6998">
              <w:rPr>
                <w:noProof/>
                <w:webHidden/>
              </w:rPr>
              <w:t>64</w:t>
            </w:r>
            <w:r w:rsidR="009A6998">
              <w:rPr>
                <w:noProof/>
                <w:webHidden/>
              </w:rPr>
              <w:fldChar w:fldCharType="end"/>
            </w:r>
          </w:hyperlink>
        </w:p>
        <w:p w14:paraId="2C1D90FA" w14:textId="23259D6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41" w:history="1">
            <w:r w:rsidR="009A6998" w:rsidRPr="00D35777">
              <w:rPr>
                <w:rStyle w:val="Hyperlink"/>
                <w:noProof/>
              </w:rPr>
              <w:t>5.2.6</w:t>
            </w:r>
            <w:r w:rsidR="009A6998">
              <w:rPr>
                <w:rFonts w:asciiTheme="minorHAnsi" w:eastAsiaTheme="minorEastAsia" w:hAnsiTheme="minorHAnsi"/>
                <w:noProof/>
                <w:color w:val="auto"/>
                <w:sz w:val="22"/>
                <w:lang w:val="en-US"/>
              </w:rPr>
              <w:tab/>
            </w:r>
            <w:r w:rsidR="009A6998" w:rsidRPr="00D35777">
              <w:rPr>
                <w:rStyle w:val="Hyperlink"/>
                <w:noProof/>
              </w:rPr>
              <w:t>NumPy</w:t>
            </w:r>
            <w:r w:rsidR="009A6998">
              <w:rPr>
                <w:noProof/>
                <w:webHidden/>
              </w:rPr>
              <w:tab/>
            </w:r>
            <w:r w:rsidR="009A6998">
              <w:rPr>
                <w:noProof/>
                <w:webHidden/>
              </w:rPr>
              <w:fldChar w:fldCharType="begin"/>
            </w:r>
            <w:r w:rsidR="009A6998">
              <w:rPr>
                <w:noProof/>
                <w:webHidden/>
              </w:rPr>
              <w:instrText xml:space="preserve"> PAGEREF _Toc42742541 \h </w:instrText>
            </w:r>
            <w:r w:rsidR="009A6998">
              <w:rPr>
                <w:noProof/>
                <w:webHidden/>
              </w:rPr>
            </w:r>
            <w:r w:rsidR="009A6998">
              <w:rPr>
                <w:noProof/>
                <w:webHidden/>
              </w:rPr>
              <w:fldChar w:fldCharType="separate"/>
            </w:r>
            <w:r w:rsidR="009A6998">
              <w:rPr>
                <w:noProof/>
                <w:webHidden/>
              </w:rPr>
              <w:t>65</w:t>
            </w:r>
            <w:r w:rsidR="009A6998">
              <w:rPr>
                <w:noProof/>
                <w:webHidden/>
              </w:rPr>
              <w:fldChar w:fldCharType="end"/>
            </w:r>
          </w:hyperlink>
        </w:p>
        <w:p w14:paraId="054F9D4B" w14:textId="46AC5C3A"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42" w:history="1">
            <w:r w:rsidR="009A6998" w:rsidRPr="00D35777">
              <w:rPr>
                <w:rStyle w:val="Hyperlink"/>
                <w:noProof/>
              </w:rPr>
              <w:t>5.2.7</w:t>
            </w:r>
            <w:r w:rsidR="009A6998">
              <w:rPr>
                <w:rFonts w:asciiTheme="minorHAnsi" w:eastAsiaTheme="minorEastAsia" w:hAnsiTheme="minorHAnsi"/>
                <w:noProof/>
                <w:color w:val="auto"/>
                <w:sz w:val="22"/>
                <w:lang w:val="en-US"/>
              </w:rPr>
              <w:tab/>
            </w:r>
            <w:r w:rsidR="009A6998" w:rsidRPr="00D35777">
              <w:rPr>
                <w:rStyle w:val="Hyperlink"/>
                <w:noProof/>
              </w:rPr>
              <w:t>NLTK</w:t>
            </w:r>
            <w:r w:rsidR="009A6998">
              <w:rPr>
                <w:noProof/>
                <w:webHidden/>
              </w:rPr>
              <w:tab/>
            </w:r>
            <w:r w:rsidR="009A6998">
              <w:rPr>
                <w:noProof/>
                <w:webHidden/>
              </w:rPr>
              <w:fldChar w:fldCharType="begin"/>
            </w:r>
            <w:r w:rsidR="009A6998">
              <w:rPr>
                <w:noProof/>
                <w:webHidden/>
              </w:rPr>
              <w:instrText xml:space="preserve"> PAGEREF _Toc42742542 \h </w:instrText>
            </w:r>
            <w:r w:rsidR="009A6998">
              <w:rPr>
                <w:noProof/>
                <w:webHidden/>
              </w:rPr>
            </w:r>
            <w:r w:rsidR="009A6998">
              <w:rPr>
                <w:noProof/>
                <w:webHidden/>
              </w:rPr>
              <w:fldChar w:fldCharType="separate"/>
            </w:r>
            <w:r w:rsidR="009A6998">
              <w:rPr>
                <w:noProof/>
                <w:webHidden/>
              </w:rPr>
              <w:t>65</w:t>
            </w:r>
            <w:r w:rsidR="009A6998">
              <w:rPr>
                <w:noProof/>
                <w:webHidden/>
              </w:rPr>
              <w:fldChar w:fldCharType="end"/>
            </w:r>
          </w:hyperlink>
        </w:p>
        <w:p w14:paraId="5A51EAE2" w14:textId="0E2F89FD"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43" w:history="1">
            <w:r w:rsidR="009A6998" w:rsidRPr="00D35777">
              <w:rPr>
                <w:rStyle w:val="Hyperlink"/>
                <w:noProof/>
              </w:rPr>
              <w:t>5.2.8</w:t>
            </w:r>
            <w:r w:rsidR="009A6998">
              <w:rPr>
                <w:rFonts w:asciiTheme="minorHAnsi" w:eastAsiaTheme="minorEastAsia" w:hAnsiTheme="minorHAnsi"/>
                <w:noProof/>
                <w:color w:val="auto"/>
                <w:sz w:val="22"/>
                <w:lang w:val="en-US"/>
              </w:rPr>
              <w:tab/>
            </w:r>
            <w:r w:rsidR="009A6998" w:rsidRPr="00D35777">
              <w:rPr>
                <w:rStyle w:val="Hyperlink"/>
                <w:noProof/>
              </w:rPr>
              <w:t>SKLearn TFIDF Vectorizer</w:t>
            </w:r>
            <w:r w:rsidR="009A6998">
              <w:rPr>
                <w:noProof/>
                <w:webHidden/>
              </w:rPr>
              <w:tab/>
            </w:r>
            <w:r w:rsidR="009A6998">
              <w:rPr>
                <w:noProof/>
                <w:webHidden/>
              </w:rPr>
              <w:fldChar w:fldCharType="begin"/>
            </w:r>
            <w:r w:rsidR="009A6998">
              <w:rPr>
                <w:noProof/>
                <w:webHidden/>
              </w:rPr>
              <w:instrText xml:space="preserve"> PAGEREF _Toc42742543 \h </w:instrText>
            </w:r>
            <w:r w:rsidR="009A6998">
              <w:rPr>
                <w:noProof/>
                <w:webHidden/>
              </w:rPr>
            </w:r>
            <w:r w:rsidR="009A6998">
              <w:rPr>
                <w:noProof/>
                <w:webHidden/>
              </w:rPr>
              <w:fldChar w:fldCharType="separate"/>
            </w:r>
            <w:r w:rsidR="009A6998">
              <w:rPr>
                <w:noProof/>
                <w:webHidden/>
              </w:rPr>
              <w:t>65</w:t>
            </w:r>
            <w:r w:rsidR="009A6998">
              <w:rPr>
                <w:noProof/>
                <w:webHidden/>
              </w:rPr>
              <w:fldChar w:fldCharType="end"/>
            </w:r>
          </w:hyperlink>
        </w:p>
        <w:p w14:paraId="13ACD97D" w14:textId="69CD0A62"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44" w:history="1">
            <w:r w:rsidR="009A6998" w:rsidRPr="00D35777">
              <w:rPr>
                <w:rStyle w:val="Hyperlink"/>
                <w:noProof/>
              </w:rPr>
              <w:t>5.2.9</w:t>
            </w:r>
            <w:r w:rsidR="009A6998">
              <w:rPr>
                <w:rFonts w:asciiTheme="minorHAnsi" w:eastAsiaTheme="minorEastAsia" w:hAnsiTheme="minorHAnsi"/>
                <w:noProof/>
                <w:color w:val="auto"/>
                <w:sz w:val="22"/>
                <w:lang w:val="en-US"/>
              </w:rPr>
              <w:tab/>
            </w:r>
            <w:r w:rsidR="009A6998" w:rsidRPr="00D35777">
              <w:rPr>
                <w:rStyle w:val="Hyperlink"/>
                <w:noProof/>
              </w:rPr>
              <w:t>SKLearn Cosine Similarity</w:t>
            </w:r>
            <w:r w:rsidR="009A6998">
              <w:rPr>
                <w:noProof/>
                <w:webHidden/>
              </w:rPr>
              <w:tab/>
            </w:r>
            <w:r w:rsidR="009A6998">
              <w:rPr>
                <w:noProof/>
                <w:webHidden/>
              </w:rPr>
              <w:fldChar w:fldCharType="begin"/>
            </w:r>
            <w:r w:rsidR="009A6998">
              <w:rPr>
                <w:noProof/>
                <w:webHidden/>
              </w:rPr>
              <w:instrText xml:space="preserve"> PAGEREF _Toc42742544 \h </w:instrText>
            </w:r>
            <w:r w:rsidR="009A6998">
              <w:rPr>
                <w:noProof/>
                <w:webHidden/>
              </w:rPr>
            </w:r>
            <w:r w:rsidR="009A6998">
              <w:rPr>
                <w:noProof/>
                <w:webHidden/>
              </w:rPr>
              <w:fldChar w:fldCharType="separate"/>
            </w:r>
            <w:r w:rsidR="009A6998">
              <w:rPr>
                <w:noProof/>
                <w:webHidden/>
              </w:rPr>
              <w:t>65</w:t>
            </w:r>
            <w:r w:rsidR="009A6998">
              <w:rPr>
                <w:noProof/>
                <w:webHidden/>
              </w:rPr>
              <w:fldChar w:fldCharType="end"/>
            </w:r>
          </w:hyperlink>
        </w:p>
        <w:p w14:paraId="69204DC6" w14:textId="60F1768E" w:rsidR="009A6998" w:rsidRDefault="00164DE1">
          <w:pPr>
            <w:pStyle w:val="TOC2"/>
            <w:tabs>
              <w:tab w:val="left" w:pos="960"/>
              <w:tab w:val="right" w:leader="dot" w:pos="8656"/>
            </w:tabs>
            <w:rPr>
              <w:rFonts w:asciiTheme="minorHAnsi" w:eastAsiaTheme="minorEastAsia" w:hAnsiTheme="minorHAnsi"/>
              <w:noProof/>
              <w:color w:val="auto"/>
              <w:sz w:val="22"/>
              <w:lang w:val="en-US"/>
            </w:rPr>
          </w:pPr>
          <w:hyperlink w:anchor="_Toc42742545" w:history="1">
            <w:r w:rsidR="009A6998" w:rsidRPr="00D35777">
              <w:rPr>
                <w:rStyle w:val="Hyperlink"/>
                <w:noProof/>
              </w:rPr>
              <w:t>5.3</w:t>
            </w:r>
            <w:r w:rsidR="009A6998">
              <w:rPr>
                <w:rFonts w:asciiTheme="minorHAnsi" w:eastAsiaTheme="minorEastAsia" w:hAnsiTheme="minorHAnsi"/>
                <w:noProof/>
                <w:color w:val="auto"/>
                <w:sz w:val="22"/>
                <w:lang w:val="en-US"/>
              </w:rPr>
              <w:tab/>
            </w:r>
            <w:r w:rsidR="009A6998" w:rsidRPr="00D35777">
              <w:rPr>
                <w:rStyle w:val="Hyperlink"/>
                <w:noProof/>
              </w:rPr>
              <w:t>Summary</w:t>
            </w:r>
            <w:r w:rsidR="009A6998">
              <w:rPr>
                <w:noProof/>
                <w:webHidden/>
              </w:rPr>
              <w:tab/>
            </w:r>
            <w:r w:rsidR="009A6998">
              <w:rPr>
                <w:noProof/>
                <w:webHidden/>
              </w:rPr>
              <w:fldChar w:fldCharType="begin"/>
            </w:r>
            <w:r w:rsidR="009A6998">
              <w:rPr>
                <w:noProof/>
                <w:webHidden/>
              </w:rPr>
              <w:instrText xml:space="preserve"> PAGEREF _Toc42742545 \h </w:instrText>
            </w:r>
            <w:r w:rsidR="009A6998">
              <w:rPr>
                <w:noProof/>
                <w:webHidden/>
              </w:rPr>
            </w:r>
            <w:r w:rsidR="009A6998">
              <w:rPr>
                <w:noProof/>
                <w:webHidden/>
              </w:rPr>
              <w:fldChar w:fldCharType="separate"/>
            </w:r>
            <w:r w:rsidR="009A6998">
              <w:rPr>
                <w:noProof/>
                <w:webHidden/>
              </w:rPr>
              <w:t>65</w:t>
            </w:r>
            <w:r w:rsidR="009A6998">
              <w:rPr>
                <w:noProof/>
                <w:webHidden/>
              </w:rPr>
              <w:fldChar w:fldCharType="end"/>
            </w:r>
          </w:hyperlink>
        </w:p>
        <w:p w14:paraId="17549C12" w14:textId="5CA08842" w:rsidR="009A6998" w:rsidRDefault="00164DE1">
          <w:pPr>
            <w:pStyle w:val="TOC1"/>
            <w:tabs>
              <w:tab w:val="right" w:leader="dot" w:pos="8656"/>
            </w:tabs>
            <w:rPr>
              <w:rStyle w:val="Hyperlink"/>
              <w:noProof/>
            </w:rPr>
          </w:pPr>
          <w:hyperlink w:anchor="_Toc42742546" w:history="1">
            <w:r w:rsidR="009A6998" w:rsidRPr="00D35777">
              <w:rPr>
                <w:rStyle w:val="Hyperlink"/>
                <w:noProof/>
              </w:rPr>
              <w:t>CHAPTER 6</w:t>
            </w:r>
            <w:r w:rsidR="009A6998">
              <w:rPr>
                <w:noProof/>
                <w:webHidden/>
              </w:rPr>
              <w:tab/>
            </w:r>
            <w:r w:rsidR="009A6998">
              <w:rPr>
                <w:noProof/>
                <w:webHidden/>
              </w:rPr>
              <w:fldChar w:fldCharType="begin"/>
            </w:r>
            <w:r w:rsidR="009A6998">
              <w:rPr>
                <w:noProof/>
                <w:webHidden/>
              </w:rPr>
              <w:instrText xml:space="preserve"> PAGEREF _Toc42742546 \h </w:instrText>
            </w:r>
            <w:r w:rsidR="009A6998">
              <w:rPr>
                <w:noProof/>
                <w:webHidden/>
              </w:rPr>
            </w:r>
            <w:r w:rsidR="009A6998">
              <w:rPr>
                <w:noProof/>
                <w:webHidden/>
              </w:rPr>
              <w:fldChar w:fldCharType="separate"/>
            </w:r>
            <w:r w:rsidR="009A6998">
              <w:rPr>
                <w:noProof/>
                <w:webHidden/>
              </w:rPr>
              <w:t>66</w:t>
            </w:r>
            <w:r w:rsidR="009A6998">
              <w:rPr>
                <w:noProof/>
                <w:webHidden/>
              </w:rPr>
              <w:fldChar w:fldCharType="end"/>
            </w:r>
          </w:hyperlink>
        </w:p>
        <w:p w14:paraId="15982A04" w14:textId="77777777" w:rsidR="00BA346F" w:rsidRPr="00BA346F" w:rsidRDefault="00BA346F" w:rsidP="00BA346F"/>
        <w:p w14:paraId="23F40AAD" w14:textId="65D72E83"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47" w:history="1">
            <w:r w:rsidR="009A6998" w:rsidRPr="00D35777">
              <w:rPr>
                <w:rStyle w:val="Hyperlink"/>
                <w:noProof/>
              </w:rPr>
              <w:t>TESTING, ANALYSES AND VALIDATION</w:t>
            </w:r>
            <w:r w:rsidR="009A6998">
              <w:rPr>
                <w:noProof/>
                <w:webHidden/>
              </w:rPr>
              <w:tab/>
            </w:r>
            <w:r w:rsidR="009A6998">
              <w:rPr>
                <w:noProof/>
                <w:webHidden/>
              </w:rPr>
              <w:fldChar w:fldCharType="begin"/>
            </w:r>
            <w:r w:rsidR="009A6998">
              <w:rPr>
                <w:noProof/>
                <w:webHidden/>
              </w:rPr>
              <w:instrText xml:space="preserve"> PAGEREF _Toc42742547 \h </w:instrText>
            </w:r>
            <w:r w:rsidR="009A6998">
              <w:rPr>
                <w:noProof/>
                <w:webHidden/>
              </w:rPr>
            </w:r>
            <w:r w:rsidR="009A6998">
              <w:rPr>
                <w:noProof/>
                <w:webHidden/>
              </w:rPr>
              <w:fldChar w:fldCharType="separate"/>
            </w:r>
            <w:r w:rsidR="009A6998">
              <w:rPr>
                <w:noProof/>
                <w:webHidden/>
              </w:rPr>
              <w:t>66</w:t>
            </w:r>
            <w:r w:rsidR="009A6998">
              <w:rPr>
                <w:noProof/>
                <w:webHidden/>
              </w:rPr>
              <w:fldChar w:fldCharType="end"/>
            </w:r>
          </w:hyperlink>
        </w:p>
        <w:p w14:paraId="644A41CC" w14:textId="69E261A7"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48" w:history="1">
            <w:r w:rsidR="009A6998" w:rsidRPr="00D35777">
              <w:rPr>
                <w:rStyle w:val="Hyperlink"/>
                <w:noProof/>
              </w:rPr>
              <w:t>6.0   Introduction</w:t>
            </w:r>
            <w:r w:rsidR="009A6998">
              <w:rPr>
                <w:noProof/>
                <w:webHidden/>
              </w:rPr>
              <w:tab/>
            </w:r>
            <w:r w:rsidR="009A6998">
              <w:rPr>
                <w:noProof/>
                <w:webHidden/>
              </w:rPr>
              <w:fldChar w:fldCharType="begin"/>
            </w:r>
            <w:r w:rsidR="009A6998">
              <w:rPr>
                <w:noProof/>
                <w:webHidden/>
              </w:rPr>
              <w:instrText xml:space="preserve"> PAGEREF _Toc42742548 \h </w:instrText>
            </w:r>
            <w:r w:rsidR="009A6998">
              <w:rPr>
                <w:noProof/>
                <w:webHidden/>
              </w:rPr>
            </w:r>
            <w:r w:rsidR="009A6998">
              <w:rPr>
                <w:noProof/>
                <w:webHidden/>
              </w:rPr>
              <w:fldChar w:fldCharType="separate"/>
            </w:r>
            <w:r w:rsidR="009A6998">
              <w:rPr>
                <w:noProof/>
                <w:webHidden/>
              </w:rPr>
              <w:t>67</w:t>
            </w:r>
            <w:r w:rsidR="009A6998">
              <w:rPr>
                <w:noProof/>
                <w:webHidden/>
              </w:rPr>
              <w:fldChar w:fldCharType="end"/>
            </w:r>
          </w:hyperlink>
        </w:p>
        <w:p w14:paraId="0FCB1CBC" w14:textId="7B3DE0F1"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49" w:history="1">
            <w:r w:rsidR="009A6998" w:rsidRPr="00D35777">
              <w:rPr>
                <w:rStyle w:val="Hyperlink"/>
                <w:noProof/>
              </w:rPr>
              <w:t>6.1   Test Bed</w:t>
            </w:r>
            <w:r w:rsidR="009A6998">
              <w:rPr>
                <w:noProof/>
                <w:webHidden/>
              </w:rPr>
              <w:tab/>
            </w:r>
            <w:r w:rsidR="009A6998">
              <w:rPr>
                <w:noProof/>
                <w:webHidden/>
              </w:rPr>
              <w:fldChar w:fldCharType="begin"/>
            </w:r>
            <w:r w:rsidR="009A6998">
              <w:rPr>
                <w:noProof/>
                <w:webHidden/>
              </w:rPr>
              <w:instrText xml:space="preserve"> PAGEREF _Toc42742549 \h </w:instrText>
            </w:r>
            <w:r w:rsidR="009A6998">
              <w:rPr>
                <w:noProof/>
                <w:webHidden/>
              </w:rPr>
            </w:r>
            <w:r w:rsidR="009A6998">
              <w:rPr>
                <w:noProof/>
                <w:webHidden/>
              </w:rPr>
              <w:fldChar w:fldCharType="separate"/>
            </w:r>
            <w:r w:rsidR="009A6998">
              <w:rPr>
                <w:noProof/>
                <w:webHidden/>
              </w:rPr>
              <w:t>67</w:t>
            </w:r>
            <w:r w:rsidR="009A6998">
              <w:rPr>
                <w:noProof/>
                <w:webHidden/>
              </w:rPr>
              <w:fldChar w:fldCharType="end"/>
            </w:r>
          </w:hyperlink>
        </w:p>
        <w:p w14:paraId="7E1A01CE" w14:textId="26EF978C"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50" w:history="1">
            <w:r w:rsidR="009A6998" w:rsidRPr="00D35777">
              <w:rPr>
                <w:rStyle w:val="Hyperlink"/>
                <w:noProof/>
              </w:rPr>
              <w:t>6.2   System Test Case</w:t>
            </w:r>
            <w:r w:rsidR="009A6998">
              <w:rPr>
                <w:noProof/>
                <w:webHidden/>
              </w:rPr>
              <w:tab/>
            </w:r>
            <w:r w:rsidR="009A6998">
              <w:rPr>
                <w:noProof/>
                <w:webHidden/>
              </w:rPr>
              <w:fldChar w:fldCharType="begin"/>
            </w:r>
            <w:r w:rsidR="009A6998">
              <w:rPr>
                <w:noProof/>
                <w:webHidden/>
              </w:rPr>
              <w:instrText xml:space="preserve"> PAGEREF _Toc42742550 \h </w:instrText>
            </w:r>
            <w:r w:rsidR="009A6998">
              <w:rPr>
                <w:noProof/>
                <w:webHidden/>
              </w:rPr>
            </w:r>
            <w:r w:rsidR="009A6998">
              <w:rPr>
                <w:noProof/>
                <w:webHidden/>
              </w:rPr>
              <w:fldChar w:fldCharType="separate"/>
            </w:r>
            <w:r w:rsidR="009A6998">
              <w:rPr>
                <w:noProof/>
                <w:webHidden/>
              </w:rPr>
              <w:t>68</w:t>
            </w:r>
            <w:r w:rsidR="009A6998">
              <w:rPr>
                <w:noProof/>
                <w:webHidden/>
              </w:rPr>
              <w:fldChar w:fldCharType="end"/>
            </w:r>
          </w:hyperlink>
        </w:p>
        <w:p w14:paraId="46C42DCD" w14:textId="512AB820"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51" w:history="1">
            <w:r w:rsidR="009A6998" w:rsidRPr="00D35777">
              <w:rPr>
                <w:rStyle w:val="Hyperlink"/>
                <w:noProof/>
              </w:rPr>
              <w:t>6.3   Test Cases</w:t>
            </w:r>
            <w:r w:rsidR="009A6998">
              <w:rPr>
                <w:noProof/>
                <w:webHidden/>
              </w:rPr>
              <w:tab/>
            </w:r>
            <w:r w:rsidR="009A6998">
              <w:rPr>
                <w:noProof/>
                <w:webHidden/>
              </w:rPr>
              <w:fldChar w:fldCharType="begin"/>
            </w:r>
            <w:r w:rsidR="009A6998">
              <w:rPr>
                <w:noProof/>
                <w:webHidden/>
              </w:rPr>
              <w:instrText xml:space="preserve"> PAGEREF _Toc42742551 \h </w:instrText>
            </w:r>
            <w:r w:rsidR="009A6998">
              <w:rPr>
                <w:noProof/>
                <w:webHidden/>
              </w:rPr>
            </w:r>
            <w:r w:rsidR="009A6998">
              <w:rPr>
                <w:noProof/>
                <w:webHidden/>
              </w:rPr>
              <w:fldChar w:fldCharType="separate"/>
            </w:r>
            <w:r w:rsidR="009A6998">
              <w:rPr>
                <w:noProof/>
                <w:webHidden/>
              </w:rPr>
              <w:t>68</w:t>
            </w:r>
            <w:r w:rsidR="009A6998">
              <w:rPr>
                <w:noProof/>
                <w:webHidden/>
              </w:rPr>
              <w:fldChar w:fldCharType="end"/>
            </w:r>
          </w:hyperlink>
        </w:p>
        <w:p w14:paraId="6F1DF5F3" w14:textId="06696238"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2" w:history="1">
            <w:r w:rsidR="009A6998" w:rsidRPr="00D35777">
              <w:rPr>
                <w:rStyle w:val="Hyperlink"/>
                <w:noProof/>
              </w:rPr>
              <w:t>6.3.1</w:t>
            </w:r>
            <w:r w:rsidR="009A6998">
              <w:rPr>
                <w:rFonts w:asciiTheme="minorHAnsi" w:eastAsiaTheme="minorEastAsia" w:hAnsiTheme="minorHAnsi"/>
                <w:noProof/>
                <w:color w:val="auto"/>
                <w:sz w:val="22"/>
                <w:lang w:val="en-US"/>
              </w:rPr>
              <w:tab/>
            </w:r>
            <w:r w:rsidR="009A6998" w:rsidRPr="00D35777">
              <w:rPr>
                <w:rStyle w:val="Hyperlink"/>
                <w:noProof/>
              </w:rPr>
              <w:t>Sign in</w:t>
            </w:r>
            <w:r w:rsidR="009A6998">
              <w:rPr>
                <w:noProof/>
                <w:webHidden/>
              </w:rPr>
              <w:tab/>
            </w:r>
            <w:r w:rsidR="009A6998">
              <w:rPr>
                <w:noProof/>
                <w:webHidden/>
              </w:rPr>
              <w:fldChar w:fldCharType="begin"/>
            </w:r>
            <w:r w:rsidR="009A6998">
              <w:rPr>
                <w:noProof/>
                <w:webHidden/>
              </w:rPr>
              <w:instrText xml:space="preserve"> PAGEREF _Toc42742552 \h </w:instrText>
            </w:r>
            <w:r w:rsidR="009A6998">
              <w:rPr>
                <w:noProof/>
                <w:webHidden/>
              </w:rPr>
            </w:r>
            <w:r w:rsidR="009A6998">
              <w:rPr>
                <w:noProof/>
                <w:webHidden/>
              </w:rPr>
              <w:fldChar w:fldCharType="separate"/>
            </w:r>
            <w:r w:rsidR="009A6998">
              <w:rPr>
                <w:noProof/>
                <w:webHidden/>
              </w:rPr>
              <w:t>68</w:t>
            </w:r>
            <w:r w:rsidR="009A6998">
              <w:rPr>
                <w:noProof/>
                <w:webHidden/>
              </w:rPr>
              <w:fldChar w:fldCharType="end"/>
            </w:r>
          </w:hyperlink>
        </w:p>
        <w:p w14:paraId="6B715B5E" w14:textId="7BB19370"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3" w:history="1">
            <w:r w:rsidR="009A6998" w:rsidRPr="00D35777">
              <w:rPr>
                <w:rStyle w:val="Hyperlink"/>
                <w:noProof/>
              </w:rPr>
              <w:t>6.3.2</w:t>
            </w:r>
            <w:r w:rsidR="009A6998">
              <w:rPr>
                <w:rFonts w:asciiTheme="minorHAnsi" w:eastAsiaTheme="minorEastAsia" w:hAnsiTheme="minorHAnsi"/>
                <w:noProof/>
                <w:color w:val="auto"/>
                <w:sz w:val="22"/>
                <w:lang w:val="en-US"/>
              </w:rPr>
              <w:tab/>
            </w:r>
            <w:r w:rsidR="009A6998" w:rsidRPr="00D35777">
              <w:rPr>
                <w:rStyle w:val="Hyperlink"/>
                <w:noProof/>
              </w:rPr>
              <w:t>Sign up</w:t>
            </w:r>
            <w:r w:rsidR="009A6998">
              <w:rPr>
                <w:noProof/>
                <w:webHidden/>
              </w:rPr>
              <w:tab/>
            </w:r>
            <w:r w:rsidR="009A6998">
              <w:rPr>
                <w:noProof/>
                <w:webHidden/>
              </w:rPr>
              <w:fldChar w:fldCharType="begin"/>
            </w:r>
            <w:r w:rsidR="009A6998">
              <w:rPr>
                <w:noProof/>
                <w:webHidden/>
              </w:rPr>
              <w:instrText xml:space="preserve"> PAGEREF _Toc42742553 \h </w:instrText>
            </w:r>
            <w:r w:rsidR="009A6998">
              <w:rPr>
                <w:noProof/>
                <w:webHidden/>
              </w:rPr>
            </w:r>
            <w:r w:rsidR="009A6998">
              <w:rPr>
                <w:noProof/>
                <w:webHidden/>
              </w:rPr>
              <w:fldChar w:fldCharType="separate"/>
            </w:r>
            <w:r w:rsidR="009A6998">
              <w:rPr>
                <w:noProof/>
                <w:webHidden/>
              </w:rPr>
              <w:t>70</w:t>
            </w:r>
            <w:r w:rsidR="009A6998">
              <w:rPr>
                <w:noProof/>
                <w:webHidden/>
              </w:rPr>
              <w:fldChar w:fldCharType="end"/>
            </w:r>
          </w:hyperlink>
        </w:p>
        <w:p w14:paraId="76CB1B28" w14:textId="5FBAFEA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4" w:history="1">
            <w:r w:rsidR="009A6998" w:rsidRPr="00D35777">
              <w:rPr>
                <w:rStyle w:val="Hyperlink"/>
                <w:noProof/>
              </w:rPr>
              <w:t>6.3.3</w:t>
            </w:r>
            <w:r w:rsidR="009A6998">
              <w:rPr>
                <w:rFonts w:asciiTheme="minorHAnsi" w:eastAsiaTheme="minorEastAsia" w:hAnsiTheme="minorHAnsi"/>
                <w:noProof/>
                <w:color w:val="auto"/>
                <w:sz w:val="22"/>
                <w:lang w:val="en-US"/>
              </w:rPr>
              <w:tab/>
            </w:r>
            <w:r w:rsidR="009A6998" w:rsidRPr="00D35777">
              <w:rPr>
                <w:rStyle w:val="Hyperlink"/>
                <w:noProof/>
              </w:rPr>
              <w:t>Search news</w:t>
            </w:r>
            <w:r w:rsidR="009A6998">
              <w:rPr>
                <w:noProof/>
                <w:webHidden/>
              </w:rPr>
              <w:tab/>
            </w:r>
            <w:r w:rsidR="009A6998">
              <w:rPr>
                <w:noProof/>
                <w:webHidden/>
              </w:rPr>
              <w:fldChar w:fldCharType="begin"/>
            </w:r>
            <w:r w:rsidR="009A6998">
              <w:rPr>
                <w:noProof/>
                <w:webHidden/>
              </w:rPr>
              <w:instrText xml:space="preserve"> PAGEREF _Toc42742554 \h </w:instrText>
            </w:r>
            <w:r w:rsidR="009A6998">
              <w:rPr>
                <w:noProof/>
                <w:webHidden/>
              </w:rPr>
            </w:r>
            <w:r w:rsidR="009A6998">
              <w:rPr>
                <w:noProof/>
                <w:webHidden/>
              </w:rPr>
              <w:fldChar w:fldCharType="separate"/>
            </w:r>
            <w:r w:rsidR="009A6998">
              <w:rPr>
                <w:noProof/>
                <w:webHidden/>
              </w:rPr>
              <w:t>71</w:t>
            </w:r>
            <w:r w:rsidR="009A6998">
              <w:rPr>
                <w:noProof/>
                <w:webHidden/>
              </w:rPr>
              <w:fldChar w:fldCharType="end"/>
            </w:r>
          </w:hyperlink>
        </w:p>
        <w:p w14:paraId="68DDD107" w14:textId="3EE9D919"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5" w:history="1">
            <w:r w:rsidR="009A6998" w:rsidRPr="00D35777">
              <w:rPr>
                <w:rStyle w:val="Hyperlink"/>
                <w:noProof/>
              </w:rPr>
              <w:t>6.3.4</w:t>
            </w:r>
            <w:r w:rsidR="009A6998">
              <w:rPr>
                <w:rFonts w:asciiTheme="minorHAnsi" w:eastAsiaTheme="minorEastAsia" w:hAnsiTheme="minorHAnsi"/>
                <w:noProof/>
                <w:color w:val="auto"/>
                <w:sz w:val="22"/>
                <w:lang w:val="en-US"/>
              </w:rPr>
              <w:tab/>
            </w:r>
            <w:r w:rsidR="009A6998" w:rsidRPr="00D35777">
              <w:rPr>
                <w:rStyle w:val="Hyperlink"/>
                <w:noProof/>
              </w:rPr>
              <w:t>Search history</w:t>
            </w:r>
            <w:r w:rsidR="009A6998">
              <w:rPr>
                <w:noProof/>
                <w:webHidden/>
              </w:rPr>
              <w:tab/>
            </w:r>
            <w:r w:rsidR="009A6998">
              <w:rPr>
                <w:noProof/>
                <w:webHidden/>
              </w:rPr>
              <w:fldChar w:fldCharType="begin"/>
            </w:r>
            <w:r w:rsidR="009A6998">
              <w:rPr>
                <w:noProof/>
                <w:webHidden/>
              </w:rPr>
              <w:instrText xml:space="preserve"> PAGEREF _Toc42742555 \h </w:instrText>
            </w:r>
            <w:r w:rsidR="009A6998">
              <w:rPr>
                <w:noProof/>
                <w:webHidden/>
              </w:rPr>
            </w:r>
            <w:r w:rsidR="009A6998">
              <w:rPr>
                <w:noProof/>
                <w:webHidden/>
              </w:rPr>
              <w:fldChar w:fldCharType="separate"/>
            </w:r>
            <w:r w:rsidR="009A6998">
              <w:rPr>
                <w:noProof/>
                <w:webHidden/>
              </w:rPr>
              <w:t>72</w:t>
            </w:r>
            <w:r w:rsidR="009A6998">
              <w:rPr>
                <w:noProof/>
                <w:webHidden/>
              </w:rPr>
              <w:fldChar w:fldCharType="end"/>
            </w:r>
          </w:hyperlink>
        </w:p>
        <w:p w14:paraId="20A8F15B" w14:textId="018EB6D8"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6" w:history="1">
            <w:r w:rsidR="009A6998" w:rsidRPr="00D35777">
              <w:rPr>
                <w:rStyle w:val="Hyperlink"/>
                <w:noProof/>
              </w:rPr>
              <w:t>6.3.5</w:t>
            </w:r>
            <w:r w:rsidR="009A6998">
              <w:rPr>
                <w:rFonts w:asciiTheme="minorHAnsi" w:eastAsiaTheme="minorEastAsia" w:hAnsiTheme="minorHAnsi"/>
                <w:noProof/>
                <w:color w:val="auto"/>
                <w:sz w:val="22"/>
                <w:lang w:val="en-US"/>
              </w:rPr>
              <w:tab/>
            </w:r>
            <w:r w:rsidR="009A6998" w:rsidRPr="00D35777">
              <w:rPr>
                <w:rStyle w:val="Hyperlink"/>
                <w:noProof/>
              </w:rPr>
              <w:t>Select interests</w:t>
            </w:r>
            <w:r w:rsidR="009A6998">
              <w:rPr>
                <w:noProof/>
                <w:webHidden/>
              </w:rPr>
              <w:tab/>
            </w:r>
            <w:r w:rsidR="009A6998">
              <w:rPr>
                <w:noProof/>
                <w:webHidden/>
              </w:rPr>
              <w:fldChar w:fldCharType="begin"/>
            </w:r>
            <w:r w:rsidR="009A6998">
              <w:rPr>
                <w:noProof/>
                <w:webHidden/>
              </w:rPr>
              <w:instrText xml:space="preserve"> PAGEREF _Toc42742556 \h </w:instrText>
            </w:r>
            <w:r w:rsidR="009A6998">
              <w:rPr>
                <w:noProof/>
                <w:webHidden/>
              </w:rPr>
            </w:r>
            <w:r w:rsidR="009A6998">
              <w:rPr>
                <w:noProof/>
                <w:webHidden/>
              </w:rPr>
              <w:fldChar w:fldCharType="separate"/>
            </w:r>
            <w:r w:rsidR="009A6998">
              <w:rPr>
                <w:noProof/>
                <w:webHidden/>
              </w:rPr>
              <w:t>73</w:t>
            </w:r>
            <w:r w:rsidR="009A6998">
              <w:rPr>
                <w:noProof/>
                <w:webHidden/>
              </w:rPr>
              <w:fldChar w:fldCharType="end"/>
            </w:r>
          </w:hyperlink>
        </w:p>
        <w:p w14:paraId="0C3FF48C" w14:textId="3823571E"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7" w:history="1">
            <w:r w:rsidR="009A6998" w:rsidRPr="00D35777">
              <w:rPr>
                <w:rStyle w:val="Hyperlink"/>
                <w:noProof/>
              </w:rPr>
              <w:t>6.3.6</w:t>
            </w:r>
            <w:r w:rsidR="009A6998">
              <w:rPr>
                <w:rFonts w:asciiTheme="minorHAnsi" w:eastAsiaTheme="minorEastAsia" w:hAnsiTheme="minorHAnsi"/>
                <w:noProof/>
                <w:color w:val="auto"/>
                <w:sz w:val="22"/>
                <w:lang w:val="en-US"/>
              </w:rPr>
              <w:tab/>
            </w:r>
            <w:r w:rsidR="009A6998" w:rsidRPr="00D35777">
              <w:rPr>
                <w:rStyle w:val="Hyperlink"/>
                <w:noProof/>
              </w:rPr>
              <w:t>Save news</w:t>
            </w:r>
            <w:r w:rsidR="009A6998">
              <w:rPr>
                <w:noProof/>
                <w:webHidden/>
              </w:rPr>
              <w:tab/>
            </w:r>
            <w:r w:rsidR="009A6998">
              <w:rPr>
                <w:noProof/>
                <w:webHidden/>
              </w:rPr>
              <w:fldChar w:fldCharType="begin"/>
            </w:r>
            <w:r w:rsidR="009A6998">
              <w:rPr>
                <w:noProof/>
                <w:webHidden/>
              </w:rPr>
              <w:instrText xml:space="preserve"> PAGEREF _Toc42742557 \h </w:instrText>
            </w:r>
            <w:r w:rsidR="009A6998">
              <w:rPr>
                <w:noProof/>
                <w:webHidden/>
              </w:rPr>
            </w:r>
            <w:r w:rsidR="009A6998">
              <w:rPr>
                <w:noProof/>
                <w:webHidden/>
              </w:rPr>
              <w:fldChar w:fldCharType="separate"/>
            </w:r>
            <w:r w:rsidR="009A6998">
              <w:rPr>
                <w:noProof/>
                <w:webHidden/>
              </w:rPr>
              <w:t>74</w:t>
            </w:r>
            <w:r w:rsidR="009A6998">
              <w:rPr>
                <w:noProof/>
                <w:webHidden/>
              </w:rPr>
              <w:fldChar w:fldCharType="end"/>
            </w:r>
          </w:hyperlink>
        </w:p>
        <w:p w14:paraId="0C955316" w14:textId="66EA1970"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8" w:history="1">
            <w:r w:rsidR="009A6998" w:rsidRPr="00D35777">
              <w:rPr>
                <w:rStyle w:val="Hyperlink"/>
                <w:noProof/>
              </w:rPr>
              <w:t>6.3.7</w:t>
            </w:r>
            <w:r w:rsidR="009A6998">
              <w:rPr>
                <w:rFonts w:asciiTheme="minorHAnsi" w:eastAsiaTheme="minorEastAsia" w:hAnsiTheme="minorHAnsi"/>
                <w:noProof/>
                <w:color w:val="auto"/>
                <w:sz w:val="22"/>
                <w:lang w:val="en-US"/>
              </w:rPr>
              <w:tab/>
            </w:r>
            <w:r w:rsidR="009A6998" w:rsidRPr="00D35777">
              <w:rPr>
                <w:rStyle w:val="Hyperlink"/>
                <w:noProof/>
              </w:rPr>
              <w:t>Latest news</w:t>
            </w:r>
            <w:r w:rsidR="009A6998">
              <w:rPr>
                <w:noProof/>
                <w:webHidden/>
              </w:rPr>
              <w:tab/>
            </w:r>
            <w:r w:rsidR="009A6998">
              <w:rPr>
                <w:noProof/>
                <w:webHidden/>
              </w:rPr>
              <w:fldChar w:fldCharType="begin"/>
            </w:r>
            <w:r w:rsidR="009A6998">
              <w:rPr>
                <w:noProof/>
                <w:webHidden/>
              </w:rPr>
              <w:instrText xml:space="preserve"> PAGEREF _Toc42742558 \h </w:instrText>
            </w:r>
            <w:r w:rsidR="009A6998">
              <w:rPr>
                <w:noProof/>
                <w:webHidden/>
              </w:rPr>
            </w:r>
            <w:r w:rsidR="009A6998">
              <w:rPr>
                <w:noProof/>
                <w:webHidden/>
              </w:rPr>
              <w:fldChar w:fldCharType="separate"/>
            </w:r>
            <w:r w:rsidR="009A6998">
              <w:rPr>
                <w:noProof/>
                <w:webHidden/>
              </w:rPr>
              <w:t>75</w:t>
            </w:r>
            <w:r w:rsidR="009A6998">
              <w:rPr>
                <w:noProof/>
                <w:webHidden/>
              </w:rPr>
              <w:fldChar w:fldCharType="end"/>
            </w:r>
          </w:hyperlink>
        </w:p>
        <w:p w14:paraId="57A13D9F" w14:textId="782B3C3A"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59" w:history="1">
            <w:r w:rsidR="009A6998" w:rsidRPr="00D35777">
              <w:rPr>
                <w:rStyle w:val="Hyperlink"/>
                <w:noProof/>
              </w:rPr>
              <w:t>6.3.8</w:t>
            </w:r>
            <w:r w:rsidR="009A6998">
              <w:rPr>
                <w:rFonts w:asciiTheme="minorHAnsi" w:eastAsiaTheme="minorEastAsia" w:hAnsiTheme="minorHAnsi"/>
                <w:noProof/>
                <w:color w:val="auto"/>
                <w:sz w:val="22"/>
                <w:lang w:val="en-US"/>
              </w:rPr>
              <w:tab/>
            </w:r>
            <w:r w:rsidR="009A6998" w:rsidRPr="00D35777">
              <w:rPr>
                <w:rStyle w:val="Hyperlink"/>
                <w:noProof/>
              </w:rPr>
              <w:t>Newsfeed</w:t>
            </w:r>
            <w:r w:rsidR="009A6998">
              <w:rPr>
                <w:noProof/>
                <w:webHidden/>
              </w:rPr>
              <w:tab/>
            </w:r>
            <w:r w:rsidR="009A6998">
              <w:rPr>
                <w:noProof/>
                <w:webHidden/>
              </w:rPr>
              <w:fldChar w:fldCharType="begin"/>
            </w:r>
            <w:r w:rsidR="009A6998">
              <w:rPr>
                <w:noProof/>
                <w:webHidden/>
              </w:rPr>
              <w:instrText xml:space="preserve"> PAGEREF _Toc42742559 \h </w:instrText>
            </w:r>
            <w:r w:rsidR="009A6998">
              <w:rPr>
                <w:noProof/>
                <w:webHidden/>
              </w:rPr>
            </w:r>
            <w:r w:rsidR="009A6998">
              <w:rPr>
                <w:noProof/>
                <w:webHidden/>
              </w:rPr>
              <w:fldChar w:fldCharType="separate"/>
            </w:r>
            <w:r w:rsidR="009A6998">
              <w:rPr>
                <w:noProof/>
                <w:webHidden/>
              </w:rPr>
              <w:t>77</w:t>
            </w:r>
            <w:r w:rsidR="009A6998">
              <w:rPr>
                <w:noProof/>
                <w:webHidden/>
              </w:rPr>
              <w:fldChar w:fldCharType="end"/>
            </w:r>
          </w:hyperlink>
        </w:p>
        <w:p w14:paraId="5FC5D34D" w14:textId="454D6E78"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60" w:history="1">
            <w:r w:rsidR="009A6998" w:rsidRPr="00D35777">
              <w:rPr>
                <w:rStyle w:val="Hyperlink"/>
                <w:noProof/>
              </w:rPr>
              <w:t>6.4   Summary</w:t>
            </w:r>
            <w:r w:rsidR="009A6998">
              <w:rPr>
                <w:noProof/>
                <w:webHidden/>
              </w:rPr>
              <w:tab/>
            </w:r>
            <w:r w:rsidR="009A6998">
              <w:rPr>
                <w:noProof/>
                <w:webHidden/>
              </w:rPr>
              <w:fldChar w:fldCharType="begin"/>
            </w:r>
            <w:r w:rsidR="009A6998">
              <w:rPr>
                <w:noProof/>
                <w:webHidden/>
              </w:rPr>
              <w:instrText xml:space="preserve"> PAGEREF _Toc42742560 \h </w:instrText>
            </w:r>
            <w:r w:rsidR="009A6998">
              <w:rPr>
                <w:noProof/>
                <w:webHidden/>
              </w:rPr>
            </w:r>
            <w:r w:rsidR="009A6998">
              <w:rPr>
                <w:noProof/>
                <w:webHidden/>
              </w:rPr>
              <w:fldChar w:fldCharType="separate"/>
            </w:r>
            <w:r w:rsidR="009A6998">
              <w:rPr>
                <w:noProof/>
                <w:webHidden/>
              </w:rPr>
              <w:t>78</w:t>
            </w:r>
            <w:r w:rsidR="009A6998">
              <w:rPr>
                <w:noProof/>
                <w:webHidden/>
              </w:rPr>
              <w:fldChar w:fldCharType="end"/>
            </w:r>
          </w:hyperlink>
        </w:p>
        <w:p w14:paraId="4348294F" w14:textId="775C3177"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61" w:history="1">
            <w:r w:rsidR="009A6998" w:rsidRPr="00D35777">
              <w:rPr>
                <w:rStyle w:val="Hyperlink"/>
                <w:noProof/>
              </w:rPr>
              <w:t>CHAPTER 7</w:t>
            </w:r>
            <w:r w:rsidR="009A6998">
              <w:rPr>
                <w:noProof/>
                <w:webHidden/>
              </w:rPr>
              <w:tab/>
            </w:r>
            <w:r w:rsidR="009A6998">
              <w:rPr>
                <w:noProof/>
                <w:webHidden/>
              </w:rPr>
              <w:fldChar w:fldCharType="begin"/>
            </w:r>
            <w:r w:rsidR="009A6998">
              <w:rPr>
                <w:noProof/>
                <w:webHidden/>
              </w:rPr>
              <w:instrText xml:space="preserve"> PAGEREF _Toc42742561 \h </w:instrText>
            </w:r>
            <w:r w:rsidR="009A6998">
              <w:rPr>
                <w:noProof/>
                <w:webHidden/>
              </w:rPr>
            </w:r>
            <w:r w:rsidR="009A6998">
              <w:rPr>
                <w:noProof/>
                <w:webHidden/>
              </w:rPr>
              <w:fldChar w:fldCharType="separate"/>
            </w:r>
            <w:r w:rsidR="009A6998">
              <w:rPr>
                <w:noProof/>
                <w:webHidden/>
              </w:rPr>
              <w:t>79</w:t>
            </w:r>
            <w:r w:rsidR="009A6998">
              <w:rPr>
                <w:noProof/>
                <w:webHidden/>
              </w:rPr>
              <w:fldChar w:fldCharType="end"/>
            </w:r>
          </w:hyperlink>
        </w:p>
        <w:p w14:paraId="42658A99" w14:textId="52F5EEEF"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62" w:history="1">
            <w:r w:rsidR="009A6998" w:rsidRPr="00D35777">
              <w:rPr>
                <w:rStyle w:val="Hyperlink"/>
                <w:noProof/>
              </w:rPr>
              <w:t>CONCLUSION AND FUTURE WORK</w:t>
            </w:r>
            <w:r w:rsidR="009A6998">
              <w:rPr>
                <w:noProof/>
                <w:webHidden/>
              </w:rPr>
              <w:tab/>
            </w:r>
            <w:r w:rsidR="009A6998">
              <w:rPr>
                <w:noProof/>
                <w:webHidden/>
              </w:rPr>
              <w:fldChar w:fldCharType="begin"/>
            </w:r>
            <w:r w:rsidR="009A6998">
              <w:rPr>
                <w:noProof/>
                <w:webHidden/>
              </w:rPr>
              <w:instrText xml:space="preserve"> PAGEREF _Toc42742562 \h </w:instrText>
            </w:r>
            <w:r w:rsidR="009A6998">
              <w:rPr>
                <w:noProof/>
                <w:webHidden/>
              </w:rPr>
            </w:r>
            <w:r w:rsidR="009A6998">
              <w:rPr>
                <w:noProof/>
                <w:webHidden/>
              </w:rPr>
              <w:fldChar w:fldCharType="separate"/>
            </w:r>
            <w:r w:rsidR="009A6998">
              <w:rPr>
                <w:noProof/>
                <w:webHidden/>
              </w:rPr>
              <w:t>79</w:t>
            </w:r>
            <w:r w:rsidR="009A6998">
              <w:rPr>
                <w:noProof/>
                <w:webHidden/>
              </w:rPr>
              <w:fldChar w:fldCharType="end"/>
            </w:r>
          </w:hyperlink>
        </w:p>
        <w:p w14:paraId="4C82F3B0" w14:textId="1693A64B"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63" w:history="1">
            <w:r w:rsidR="009A6998" w:rsidRPr="00D35777">
              <w:rPr>
                <w:rStyle w:val="Hyperlink"/>
                <w:noProof/>
              </w:rPr>
              <w:t>7.0   Overview</w:t>
            </w:r>
            <w:r w:rsidR="009A6998">
              <w:rPr>
                <w:noProof/>
                <w:webHidden/>
              </w:rPr>
              <w:tab/>
            </w:r>
            <w:r w:rsidR="009A6998">
              <w:rPr>
                <w:noProof/>
                <w:webHidden/>
              </w:rPr>
              <w:fldChar w:fldCharType="begin"/>
            </w:r>
            <w:r w:rsidR="009A6998">
              <w:rPr>
                <w:noProof/>
                <w:webHidden/>
              </w:rPr>
              <w:instrText xml:space="preserve"> PAGEREF _Toc42742563 \h </w:instrText>
            </w:r>
            <w:r w:rsidR="009A6998">
              <w:rPr>
                <w:noProof/>
                <w:webHidden/>
              </w:rPr>
            </w:r>
            <w:r w:rsidR="009A6998">
              <w:rPr>
                <w:noProof/>
                <w:webHidden/>
              </w:rPr>
              <w:fldChar w:fldCharType="separate"/>
            </w:r>
            <w:r w:rsidR="009A6998">
              <w:rPr>
                <w:noProof/>
                <w:webHidden/>
              </w:rPr>
              <w:t>80</w:t>
            </w:r>
            <w:r w:rsidR="009A6998">
              <w:rPr>
                <w:noProof/>
                <w:webHidden/>
              </w:rPr>
              <w:fldChar w:fldCharType="end"/>
            </w:r>
          </w:hyperlink>
        </w:p>
        <w:p w14:paraId="56CB7430" w14:textId="7B3CBB60"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64" w:history="1">
            <w:r w:rsidR="009A6998" w:rsidRPr="00D35777">
              <w:rPr>
                <w:rStyle w:val="Hyperlink"/>
                <w:noProof/>
              </w:rPr>
              <w:t>7.1   System Overview</w:t>
            </w:r>
            <w:r w:rsidR="009A6998">
              <w:rPr>
                <w:noProof/>
                <w:webHidden/>
              </w:rPr>
              <w:tab/>
            </w:r>
            <w:r w:rsidR="009A6998">
              <w:rPr>
                <w:noProof/>
                <w:webHidden/>
              </w:rPr>
              <w:fldChar w:fldCharType="begin"/>
            </w:r>
            <w:r w:rsidR="009A6998">
              <w:rPr>
                <w:noProof/>
                <w:webHidden/>
              </w:rPr>
              <w:instrText xml:space="preserve"> PAGEREF _Toc42742564 \h </w:instrText>
            </w:r>
            <w:r w:rsidR="009A6998">
              <w:rPr>
                <w:noProof/>
                <w:webHidden/>
              </w:rPr>
            </w:r>
            <w:r w:rsidR="009A6998">
              <w:rPr>
                <w:noProof/>
                <w:webHidden/>
              </w:rPr>
              <w:fldChar w:fldCharType="separate"/>
            </w:r>
            <w:r w:rsidR="009A6998">
              <w:rPr>
                <w:noProof/>
                <w:webHidden/>
              </w:rPr>
              <w:t>80</w:t>
            </w:r>
            <w:r w:rsidR="009A6998">
              <w:rPr>
                <w:noProof/>
                <w:webHidden/>
              </w:rPr>
              <w:fldChar w:fldCharType="end"/>
            </w:r>
          </w:hyperlink>
        </w:p>
        <w:p w14:paraId="563539B1" w14:textId="1BBA87C7"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65" w:history="1">
            <w:r w:rsidR="009A6998" w:rsidRPr="00D35777">
              <w:rPr>
                <w:rStyle w:val="Hyperlink"/>
                <w:noProof/>
              </w:rPr>
              <w:t>7.2   Milestones Achieved</w:t>
            </w:r>
            <w:r w:rsidR="009A6998">
              <w:rPr>
                <w:noProof/>
                <w:webHidden/>
              </w:rPr>
              <w:tab/>
            </w:r>
            <w:r w:rsidR="009A6998">
              <w:rPr>
                <w:noProof/>
                <w:webHidden/>
              </w:rPr>
              <w:fldChar w:fldCharType="begin"/>
            </w:r>
            <w:r w:rsidR="009A6998">
              <w:rPr>
                <w:noProof/>
                <w:webHidden/>
              </w:rPr>
              <w:instrText xml:space="preserve"> PAGEREF _Toc42742565 \h </w:instrText>
            </w:r>
            <w:r w:rsidR="009A6998">
              <w:rPr>
                <w:noProof/>
                <w:webHidden/>
              </w:rPr>
            </w:r>
            <w:r w:rsidR="009A6998">
              <w:rPr>
                <w:noProof/>
                <w:webHidden/>
              </w:rPr>
              <w:fldChar w:fldCharType="separate"/>
            </w:r>
            <w:r w:rsidR="009A6998">
              <w:rPr>
                <w:noProof/>
                <w:webHidden/>
              </w:rPr>
              <w:t>80</w:t>
            </w:r>
            <w:r w:rsidR="009A6998">
              <w:rPr>
                <w:noProof/>
                <w:webHidden/>
              </w:rPr>
              <w:fldChar w:fldCharType="end"/>
            </w:r>
          </w:hyperlink>
        </w:p>
        <w:p w14:paraId="52F3167D" w14:textId="31AE7E4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66" w:history="1">
            <w:r w:rsidR="009A6998" w:rsidRPr="00D35777">
              <w:rPr>
                <w:rStyle w:val="Hyperlink"/>
                <w:noProof/>
              </w:rPr>
              <w:t>7.2.1</w:t>
            </w:r>
            <w:r w:rsidR="009A6998">
              <w:rPr>
                <w:rFonts w:asciiTheme="minorHAnsi" w:eastAsiaTheme="minorEastAsia" w:hAnsiTheme="minorHAnsi"/>
                <w:noProof/>
                <w:color w:val="auto"/>
                <w:sz w:val="22"/>
                <w:lang w:val="en-US"/>
              </w:rPr>
              <w:tab/>
            </w:r>
            <w:r w:rsidR="009A6998" w:rsidRPr="00D35777">
              <w:rPr>
                <w:rStyle w:val="Hyperlink"/>
                <w:noProof/>
              </w:rPr>
              <w:t>User Registration</w:t>
            </w:r>
            <w:r w:rsidR="009A6998">
              <w:rPr>
                <w:noProof/>
                <w:webHidden/>
              </w:rPr>
              <w:tab/>
            </w:r>
            <w:r w:rsidR="009A6998">
              <w:rPr>
                <w:noProof/>
                <w:webHidden/>
              </w:rPr>
              <w:fldChar w:fldCharType="begin"/>
            </w:r>
            <w:r w:rsidR="009A6998">
              <w:rPr>
                <w:noProof/>
                <w:webHidden/>
              </w:rPr>
              <w:instrText xml:space="preserve"> PAGEREF _Toc42742566 \h </w:instrText>
            </w:r>
            <w:r w:rsidR="009A6998">
              <w:rPr>
                <w:noProof/>
                <w:webHidden/>
              </w:rPr>
            </w:r>
            <w:r w:rsidR="009A6998">
              <w:rPr>
                <w:noProof/>
                <w:webHidden/>
              </w:rPr>
              <w:fldChar w:fldCharType="separate"/>
            </w:r>
            <w:r w:rsidR="009A6998">
              <w:rPr>
                <w:noProof/>
                <w:webHidden/>
              </w:rPr>
              <w:t>80</w:t>
            </w:r>
            <w:r w:rsidR="009A6998">
              <w:rPr>
                <w:noProof/>
                <w:webHidden/>
              </w:rPr>
              <w:fldChar w:fldCharType="end"/>
            </w:r>
          </w:hyperlink>
        </w:p>
        <w:p w14:paraId="52B2956C" w14:textId="52FB005D"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67" w:history="1">
            <w:r w:rsidR="009A6998" w:rsidRPr="00D35777">
              <w:rPr>
                <w:rStyle w:val="Hyperlink"/>
                <w:noProof/>
              </w:rPr>
              <w:t>7.2.2</w:t>
            </w:r>
            <w:r w:rsidR="009A6998">
              <w:rPr>
                <w:rFonts w:asciiTheme="minorHAnsi" w:eastAsiaTheme="minorEastAsia" w:hAnsiTheme="minorHAnsi"/>
                <w:noProof/>
                <w:color w:val="auto"/>
                <w:sz w:val="22"/>
                <w:lang w:val="en-US"/>
              </w:rPr>
              <w:tab/>
            </w:r>
            <w:r w:rsidR="009A6998" w:rsidRPr="00D35777">
              <w:rPr>
                <w:rStyle w:val="Hyperlink"/>
                <w:noProof/>
              </w:rPr>
              <w:t>News Search</w:t>
            </w:r>
            <w:r w:rsidR="009A6998">
              <w:rPr>
                <w:noProof/>
                <w:webHidden/>
              </w:rPr>
              <w:tab/>
            </w:r>
            <w:r w:rsidR="009A6998">
              <w:rPr>
                <w:noProof/>
                <w:webHidden/>
              </w:rPr>
              <w:fldChar w:fldCharType="begin"/>
            </w:r>
            <w:r w:rsidR="009A6998">
              <w:rPr>
                <w:noProof/>
                <w:webHidden/>
              </w:rPr>
              <w:instrText xml:space="preserve"> PAGEREF _Toc42742567 \h </w:instrText>
            </w:r>
            <w:r w:rsidR="009A6998">
              <w:rPr>
                <w:noProof/>
                <w:webHidden/>
              </w:rPr>
            </w:r>
            <w:r w:rsidR="009A6998">
              <w:rPr>
                <w:noProof/>
                <w:webHidden/>
              </w:rPr>
              <w:fldChar w:fldCharType="separate"/>
            </w:r>
            <w:r w:rsidR="009A6998">
              <w:rPr>
                <w:noProof/>
                <w:webHidden/>
              </w:rPr>
              <w:t>80</w:t>
            </w:r>
            <w:r w:rsidR="009A6998">
              <w:rPr>
                <w:noProof/>
                <w:webHidden/>
              </w:rPr>
              <w:fldChar w:fldCharType="end"/>
            </w:r>
          </w:hyperlink>
        </w:p>
        <w:p w14:paraId="281B2C2C" w14:textId="672E6A9C"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68" w:history="1">
            <w:r w:rsidR="009A6998" w:rsidRPr="00D35777">
              <w:rPr>
                <w:rStyle w:val="Hyperlink"/>
                <w:noProof/>
              </w:rPr>
              <w:t>7.2.3</w:t>
            </w:r>
            <w:r w:rsidR="009A6998">
              <w:rPr>
                <w:rFonts w:asciiTheme="minorHAnsi" w:eastAsiaTheme="minorEastAsia" w:hAnsiTheme="minorHAnsi"/>
                <w:noProof/>
                <w:color w:val="auto"/>
                <w:sz w:val="22"/>
                <w:lang w:val="en-US"/>
              </w:rPr>
              <w:tab/>
            </w:r>
            <w:r w:rsidR="009A6998" w:rsidRPr="00D35777">
              <w:rPr>
                <w:rStyle w:val="Hyperlink"/>
                <w:noProof/>
              </w:rPr>
              <w:t>Display of Information</w:t>
            </w:r>
            <w:r w:rsidR="009A6998">
              <w:rPr>
                <w:noProof/>
                <w:webHidden/>
              </w:rPr>
              <w:tab/>
            </w:r>
            <w:r w:rsidR="009A6998">
              <w:rPr>
                <w:noProof/>
                <w:webHidden/>
              </w:rPr>
              <w:fldChar w:fldCharType="begin"/>
            </w:r>
            <w:r w:rsidR="009A6998">
              <w:rPr>
                <w:noProof/>
                <w:webHidden/>
              </w:rPr>
              <w:instrText xml:space="preserve"> PAGEREF _Toc42742568 \h </w:instrText>
            </w:r>
            <w:r w:rsidR="009A6998">
              <w:rPr>
                <w:noProof/>
                <w:webHidden/>
              </w:rPr>
            </w:r>
            <w:r w:rsidR="009A6998">
              <w:rPr>
                <w:noProof/>
                <w:webHidden/>
              </w:rPr>
              <w:fldChar w:fldCharType="separate"/>
            </w:r>
            <w:r w:rsidR="009A6998">
              <w:rPr>
                <w:noProof/>
                <w:webHidden/>
              </w:rPr>
              <w:t>81</w:t>
            </w:r>
            <w:r w:rsidR="009A6998">
              <w:rPr>
                <w:noProof/>
                <w:webHidden/>
              </w:rPr>
              <w:fldChar w:fldCharType="end"/>
            </w:r>
          </w:hyperlink>
        </w:p>
        <w:p w14:paraId="357A68F4" w14:textId="5FB22DE1"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69" w:history="1">
            <w:r w:rsidR="009A6998" w:rsidRPr="00D35777">
              <w:rPr>
                <w:rStyle w:val="Hyperlink"/>
                <w:noProof/>
              </w:rPr>
              <w:t>7.2.4</w:t>
            </w:r>
            <w:r w:rsidR="009A6998">
              <w:rPr>
                <w:rFonts w:asciiTheme="minorHAnsi" w:eastAsiaTheme="minorEastAsia" w:hAnsiTheme="minorHAnsi"/>
                <w:noProof/>
                <w:color w:val="auto"/>
                <w:sz w:val="22"/>
                <w:lang w:val="en-US"/>
              </w:rPr>
              <w:tab/>
            </w:r>
            <w:r w:rsidR="009A6998" w:rsidRPr="00D35777">
              <w:rPr>
                <w:rStyle w:val="Hyperlink"/>
                <w:noProof/>
              </w:rPr>
              <w:t>Latest news</w:t>
            </w:r>
            <w:r w:rsidR="009A6998">
              <w:rPr>
                <w:noProof/>
                <w:webHidden/>
              </w:rPr>
              <w:tab/>
            </w:r>
            <w:r w:rsidR="009A6998">
              <w:rPr>
                <w:noProof/>
                <w:webHidden/>
              </w:rPr>
              <w:fldChar w:fldCharType="begin"/>
            </w:r>
            <w:r w:rsidR="009A6998">
              <w:rPr>
                <w:noProof/>
                <w:webHidden/>
              </w:rPr>
              <w:instrText xml:space="preserve"> PAGEREF _Toc42742569 \h </w:instrText>
            </w:r>
            <w:r w:rsidR="009A6998">
              <w:rPr>
                <w:noProof/>
                <w:webHidden/>
              </w:rPr>
            </w:r>
            <w:r w:rsidR="009A6998">
              <w:rPr>
                <w:noProof/>
                <w:webHidden/>
              </w:rPr>
              <w:fldChar w:fldCharType="separate"/>
            </w:r>
            <w:r w:rsidR="009A6998">
              <w:rPr>
                <w:noProof/>
                <w:webHidden/>
              </w:rPr>
              <w:t>81</w:t>
            </w:r>
            <w:r w:rsidR="009A6998">
              <w:rPr>
                <w:noProof/>
                <w:webHidden/>
              </w:rPr>
              <w:fldChar w:fldCharType="end"/>
            </w:r>
          </w:hyperlink>
        </w:p>
        <w:p w14:paraId="341931BB" w14:textId="5ABB31A5"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70" w:history="1">
            <w:r w:rsidR="009A6998" w:rsidRPr="00D35777">
              <w:rPr>
                <w:rStyle w:val="Hyperlink"/>
                <w:noProof/>
              </w:rPr>
              <w:t>7.2.5</w:t>
            </w:r>
            <w:r w:rsidR="009A6998">
              <w:rPr>
                <w:rFonts w:asciiTheme="minorHAnsi" w:eastAsiaTheme="minorEastAsia" w:hAnsiTheme="minorHAnsi"/>
                <w:noProof/>
                <w:color w:val="auto"/>
                <w:sz w:val="22"/>
                <w:lang w:val="en-US"/>
              </w:rPr>
              <w:tab/>
            </w:r>
            <w:r w:rsidR="009A6998" w:rsidRPr="00D35777">
              <w:rPr>
                <w:rStyle w:val="Hyperlink"/>
                <w:noProof/>
              </w:rPr>
              <w:t>Newsfeed</w:t>
            </w:r>
            <w:r w:rsidR="009A6998">
              <w:rPr>
                <w:noProof/>
                <w:webHidden/>
              </w:rPr>
              <w:tab/>
            </w:r>
            <w:r w:rsidR="009A6998">
              <w:rPr>
                <w:noProof/>
                <w:webHidden/>
              </w:rPr>
              <w:fldChar w:fldCharType="begin"/>
            </w:r>
            <w:r w:rsidR="009A6998">
              <w:rPr>
                <w:noProof/>
                <w:webHidden/>
              </w:rPr>
              <w:instrText xml:space="preserve"> PAGEREF _Toc42742570 \h </w:instrText>
            </w:r>
            <w:r w:rsidR="009A6998">
              <w:rPr>
                <w:noProof/>
                <w:webHidden/>
              </w:rPr>
            </w:r>
            <w:r w:rsidR="009A6998">
              <w:rPr>
                <w:noProof/>
                <w:webHidden/>
              </w:rPr>
              <w:fldChar w:fldCharType="separate"/>
            </w:r>
            <w:r w:rsidR="009A6998">
              <w:rPr>
                <w:noProof/>
                <w:webHidden/>
              </w:rPr>
              <w:t>81</w:t>
            </w:r>
            <w:r w:rsidR="009A6998">
              <w:rPr>
                <w:noProof/>
                <w:webHidden/>
              </w:rPr>
              <w:fldChar w:fldCharType="end"/>
            </w:r>
          </w:hyperlink>
        </w:p>
        <w:p w14:paraId="4595ABA6" w14:textId="5DE4AE4D"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71" w:history="1">
            <w:r w:rsidR="009A6998" w:rsidRPr="00D35777">
              <w:rPr>
                <w:rStyle w:val="Hyperlink"/>
                <w:noProof/>
              </w:rPr>
              <w:t>7.2.6</w:t>
            </w:r>
            <w:r w:rsidR="009A6998">
              <w:rPr>
                <w:rFonts w:asciiTheme="minorHAnsi" w:eastAsiaTheme="minorEastAsia" w:hAnsiTheme="minorHAnsi"/>
                <w:noProof/>
                <w:color w:val="auto"/>
                <w:sz w:val="22"/>
                <w:lang w:val="en-US"/>
              </w:rPr>
              <w:tab/>
            </w:r>
            <w:r w:rsidR="009A6998" w:rsidRPr="00D35777">
              <w:rPr>
                <w:rStyle w:val="Hyperlink"/>
                <w:noProof/>
              </w:rPr>
              <w:t>Search History</w:t>
            </w:r>
            <w:r w:rsidR="009A6998">
              <w:rPr>
                <w:noProof/>
                <w:webHidden/>
              </w:rPr>
              <w:tab/>
            </w:r>
            <w:r w:rsidR="009A6998">
              <w:rPr>
                <w:noProof/>
                <w:webHidden/>
              </w:rPr>
              <w:fldChar w:fldCharType="begin"/>
            </w:r>
            <w:r w:rsidR="009A6998">
              <w:rPr>
                <w:noProof/>
                <w:webHidden/>
              </w:rPr>
              <w:instrText xml:space="preserve"> PAGEREF _Toc42742571 \h </w:instrText>
            </w:r>
            <w:r w:rsidR="009A6998">
              <w:rPr>
                <w:noProof/>
                <w:webHidden/>
              </w:rPr>
            </w:r>
            <w:r w:rsidR="009A6998">
              <w:rPr>
                <w:noProof/>
                <w:webHidden/>
              </w:rPr>
              <w:fldChar w:fldCharType="separate"/>
            </w:r>
            <w:r w:rsidR="009A6998">
              <w:rPr>
                <w:noProof/>
                <w:webHidden/>
              </w:rPr>
              <w:t>81</w:t>
            </w:r>
            <w:r w:rsidR="009A6998">
              <w:rPr>
                <w:noProof/>
                <w:webHidden/>
              </w:rPr>
              <w:fldChar w:fldCharType="end"/>
            </w:r>
          </w:hyperlink>
        </w:p>
        <w:p w14:paraId="19E6DB8B" w14:textId="09908D5C" w:rsidR="009A6998" w:rsidRDefault="00164DE1">
          <w:pPr>
            <w:pStyle w:val="TOC3"/>
            <w:tabs>
              <w:tab w:val="left" w:pos="1200"/>
              <w:tab w:val="right" w:leader="dot" w:pos="8656"/>
            </w:tabs>
            <w:rPr>
              <w:rStyle w:val="Hyperlink"/>
              <w:noProof/>
            </w:rPr>
          </w:pPr>
          <w:hyperlink w:anchor="_Toc42742572" w:history="1">
            <w:r w:rsidR="009A6998" w:rsidRPr="00D35777">
              <w:rPr>
                <w:rStyle w:val="Hyperlink"/>
                <w:noProof/>
              </w:rPr>
              <w:t>7.2.7</w:t>
            </w:r>
            <w:r w:rsidR="009A6998">
              <w:rPr>
                <w:rFonts w:asciiTheme="minorHAnsi" w:eastAsiaTheme="minorEastAsia" w:hAnsiTheme="minorHAnsi"/>
                <w:noProof/>
                <w:color w:val="auto"/>
                <w:sz w:val="22"/>
                <w:lang w:val="en-US"/>
              </w:rPr>
              <w:tab/>
            </w:r>
            <w:r w:rsidR="009A6998" w:rsidRPr="00D35777">
              <w:rPr>
                <w:rStyle w:val="Hyperlink"/>
                <w:noProof/>
              </w:rPr>
              <w:t>News Interests</w:t>
            </w:r>
            <w:r w:rsidR="009A6998">
              <w:rPr>
                <w:noProof/>
                <w:webHidden/>
              </w:rPr>
              <w:tab/>
            </w:r>
            <w:r w:rsidR="009A6998">
              <w:rPr>
                <w:noProof/>
                <w:webHidden/>
              </w:rPr>
              <w:fldChar w:fldCharType="begin"/>
            </w:r>
            <w:r w:rsidR="009A6998">
              <w:rPr>
                <w:noProof/>
                <w:webHidden/>
              </w:rPr>
              <w:instrText xml:space="preserve"> PAGEREF _Toc42742572 \h </w:instrText>
            </w:r>
            <w:r w:rsidR="009A6998">
              <w:rPr>
                <w:noProof/>
                <w:webHidden/>
              </w:rPr>
            </w:r>
            <w:r w:rsidR="009A6998">
              <w:rPr>
                <w:noProof/>
                <w:webHidden/>
              </w:rPr>
              <w:fldChar w:fldCharType="separate"/>
            </w:r>
            <w:r w:rsidR="009A6998">
              <w:rPr>
                <w:noProof/>
                <w:webHidden/>
              </w:rPr>
              <w:t>81</w:t>
            </w:r>
            <w:r w:rsidR="009A6998">
              <w:rPr>
                <w:noProof/>
                <w:webHidden/>
              </w:rPr>
              <w:fldChar w:fldCharType="end"/>
            </w:r>
          </w:hyperlink>
        </w:p>
        <w:p w14:paraId="098BB4DA" w14:textId="77777777" w:rsidR="00BA346F" w:rsidRPr="00BA346F" w:rsidRDefault="00BA346F" w:rsidP="00BA346F"/>
        <w:p w14:paraId="48812DFA" w14:textId="00419304" w:rsidR="009A6998" w:rsidRDefault="00164DE1">
          <w:pPr>
            <w:pStyle w:val="TOC3"/>
            <w:tabs>
              <w:tab w:val="left" w:pos="1200"/>
              <w:tab w:val="right" w:leader="dot" w:pos="8656"/>
            </w:tabs>
            <w:rPr>
              <w:rFonts w:asciiTheme="minorHAnsi" w:eastAsiaTheme="minorEastAsia" w:hAnsiTheme="minorHAnsi"/>
              <w:noProof/>
              <w:color w:val="auto"/>
              <w:sz w:val="22"/>
              <w:lang w:val="en-US"/>
            </w:rPr>
          </w:pPr>
          <w:hyperlink w:anchor="_Toc42742573" w:history="1">
            <w:r w:rsidR="009A6998" w:rsidRPr="00D35777">
              <w:rPr>
                <w:rStyle w:val="Hyperlink"/>
                <w:noProof/>
              </w:rPr>
              <w:t>7.2.8</w:t>
            </w:r>
            <w:r w:rsidR="009A6998">
              <w:rPr>
                <w:rFonts w:asciiTheme="minorHAnsi" w:eastAsiaTheme="minorEastAsia" w:hAnsiTheme="minorHAnsi"/>
                <w:noProof/>
                <w:color w:val="auto"/>
                <w:sz w:val="22"/>
                <w:lang w:val="en-US"/>
              </w:rPr>
              <w:tab/>
            </w:r>
            <w:r w:rsidR="009A6998" w:rsidRPr="00D35777">
              <w:rPr>
                <w:rStyle w:val="Hyperlink"/>
                <w:noProof/>
              </w:rPr>
              <w:t>Save Information on local machine</w:t>
            </w:r>
            <w:r w:rsidR="009A6998">
              <w:rPr>
                <w:noProof/>
                <w:webHidden/>
              </w:rPr>
              <w:tab/>
            </w:r>
            <w:r w:rsidR="009A6998">
              <w:rPr>
                <w:noProof/>
                <w:webHidden/>
              </w:rPr>
              <w:fldChar w:fldCharType="begin"/>
            </w:r>
            <w:r w:rsidR="009A6998">
              <w:rPr>
                <w:noProof/>
                <w:webHidden/>
              </w:rPr>
              <w:instrText xml:space="preserve"> PAGEREF _Toc42742573 \h </w:instrText>
            </w:r>
            <w:r w:rsidR="009A6998">
              <w:rPr>
                <w:noProof/>
                <w:webHidden/>
              </w:rPr>
            </w:r>
            <w:r w:rsidR="009A6998">
              <w:rPr>
                <w:noProof/>
                <w:webHidden/>
              </w:rPr>
              <w:fldChar w:fldCharType="separate"/>
            </w:r>
            <w:r w:rsidR="009A6998">
              <w:rPr>
                <w:noProof/>
                <w:webHidden/>
              </w:rPr>
              <w:t>81</w:t>
            </w:r>
            <w:r w:rsidR="009A6998">
              <w:rPr>
                <w:noProof/>
                <w:webHidden/>
              </w:rPr>
              <w:fldChar w:fldCharType="end"/>
            </w:r>
          </w:hyperlink>
        </w:p>
        <w:p w14:paraId="1ECD986E" w14:textId="7326D7DA"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74" w:history="1">
            <w:r w:rsidR="009A6998" w:rsidRPr="00D35777">
              <w:rPr>
                <w:rStyle w:val="Hyperlink"/>
                <w:noProof/>
              </w:rPr>
              <w:t>7.3   Limitations</w:t>
            </w:r>
            <w:r w:rsidR="009A6998">
              <w:rPr>
                <w:noProof/>
                <w:webHidden/>
              </w:rPr>
              <w:tab/>
            </w:r>
            <w:r w:rsidR="009A6998">
              <w:rPr>
                <w:noProof/>
                <w:webHidden/>
              </w:rPr>
              <w:fldChar w:fldCharType="begin"/>
            </w:r>
            <w:r w:rsidR="009A6998">
              <w:rPr>
                <w:noProof/>
                <w:webHidden/>
              </w:rPr>
              <w:instrText xml:space="preserve"> PAGEREF _Toc42742574 \h </w:instrText>
            </w:r>
            <w:r w:rsidR="009A6998">
              <w:rPr>
                <w:noProof/>
                <w:webHidden/>
              </w:rPr>
            </w:r>
            <w:r w:rsidR="009A6998">
              <w:rPr>
                <w:noProof/>
                <w:webHidden/>
              </w:rPr>
              <w:fldChar w:fldCharType="separate"/>
            </w:r>
            <w:r w:rsidR="009A6998">
              <w:rPr>
                <w:noProof/>
                <w:webHidden/>
              </w:rPr>
              <w:t>81</w:t>
            </w:r>
            <w:r w:rsidR="009A6998">
              <w:rPr>
                <w:noProof/>
                <w:webHidden/>
              </w:rPr>
              <w:fldChar w:fldCharType="end"/>
            </w:r>
          </w:hyperlink>
        </w:p>
        <w:p w14:paraId="505D67D0" w14:textId="57493F28"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75" w:history="1">
            <w:r w:rsidR="009A6998" w:rsidRPr="00D35777">
              <w:rPr>
                <w:rStyle w:val="Hyperlink"/>
                <w:noProof/>
              </w:rPr>
              <w:t>7.4   Future Work</w:t>
            </w:r>
            <w:r w:rsidR="009A6998">
              <w:rPr>
                <w:noProof/>
                <w:webHidden/>
              </w:rPr>
              <w:tab/>
            </w:r>
            <w:r w:rsidR="009A6998">
              <w:rPr>
                <w:noProof/>
                <w:webHidden/>
              </w:rPr>
              <w:fldChar w:fldCharType="begin"/>
            </w:r>
            <w:r w:rsidR="009A6998">
              <w:rPr>
                <w:noProof/>
                <w:webHidden/>
              </w:rPr>
              <w:instrText xml:space="preserve"> PAGEREF _Toc42742575 \h </w:instrText>
            </w:r>
            <w:r w:rsidR="009A6998">
              <w:rPr>
                <w:noProof/>
                <w:webHidden/>
              </w:rPr>
            </w:r>
            <w:r w:rsidR="009A6998">
              <w:rPr>
                <w:noProof/>
                <w:webHidden/>
              </w:rPr>
              <w:fldChar w:fldCharType="separate"/>
            </w:r>
            <w:r w:rsidR="009A6998">
              <w:rPr>
                <w:noProof/>
                <w:webHidden/>
              </w:rPr>
              <w:t>82</w:t>
            </w:r>
            <w:r w:rsidR="009A6998">
              <w:rPr>
                <w:noProof/>
                <w:webHidden/>
              </w:rPr>
              <w:fldChar w:fldCharType="end"/>
            </w:r>
          </w:hyperlink>
        </w:p>
        <w:p w14:paraId="2A6464B7" w14:textId="5E388041"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76" w:history="1">
            <w:r w:rsidR="009A6998" w:rsidRPr="00D35777">
              <w:rPr>
                <w:rStyle w:val="Hyperlink"/>
                <w:noProof/>
              </w:rPr>
              <w:t>7.4   Summary</w:t>
            </w:r>
            <w:r w:rsidR="009A6998">
              <w:rPr>
                <w:noProof/>
                <w:webHidden/>
              </w:rPr>
              <w:tab/>
            </w:r>
            <w:r w:rsidR="009A6998">
              <w:rPr>
                <w:noProof/>
                <w:webHidden/>
              </w:rPr>
              <w:fldChar w:fldCharType="begin"/>
            </w:r>
            <w:r w:rsidR="009A6998">
              <w:rPr>
                <w:noProof/>
                <w:webHidden/>
              </w:rPr>
              <w:instrText xml:space="preserve"> PAGEREF _Toc42742576 \h </w:instrText>
            </w:r>
            <w:r w:rsidR="009A6998">
              <w:rPr>
                <w:noProof/>
                <w:webHidden/>
              </w:rPr>
            </w:r>
            <w:r w:rsidR="009A6998">
              <w:rPr>
                <w:noProof/>
                <w:webHidden/>
              </w:rPr>
              <w:fldChar w:fldCharType="separate"/>
            </w:r>
            <w:r w:rsidR="009A6998">
              <w:rPr>
                <w:noProof/>
                <w:webHidden/>
              </w:rPr>
              <w:t>82</w:t>
            </w:r>
            <w:r w:rsidR="009A6998">
              <w:rPr>
                <w:noProof/>
                <w:webHidden/>
              </w:rPr>
              <w:fldChar w:fldCharType="end"/>
            </w:r>
          </w:hyperlink>
        </w:p>
        <w:p w14:paraId="68788543" w14:textId="13981CE6" w:rsidR="009A6998" w:rsidRDefault="00164DE1">
          <w:pPr>
            <w:pStyle w:val="TOC1"/>
            <w:tabs>
              <w:tab w:val="right" w:leader="dot" w:pos="8656"/>
            </w:tabs>
            <w:rPr>
              <w:rFonts w:asciiTheme="minorHAnsi" w:eastAsiaTheme="minorEastAsia" w:hAnsiTheme="minorHAnsi"/>
              <w:noProof/>
              <w:color w:val="auto"/>
              <w:sz w:val="22"/>
              <w:lang w:val="en-US"/>
            </w:rPr>
          </w:pPr>
          <w:hyperlink w:anchor="_Toc42742577" w:history="1">
            <w:r w:rsidR="009A6998" w:rsidRPr="00D35777">
              <w:rPr>
                <w:rStyle w:val="Hyperlink"/>
                <w:noProof/>
              </w:rPr>
              <w:t>References</w:t>
            </w:r>
            <w:r w:rsidR="009A6998">
              <w:rPr>
                <w:noProof/>
                <w:webHidden/>
              </w:rPr>
              <w:tab/>
            </w:r>
            <w:r w:rsidR="009A6998">
              <w:rPr>
                <w:noProof/>
                <w:webHidden/>
              </w:rPr>
              <w:fldChar w:fldCharType="begin"/>
            </w:r>
            <w:r w:rsidR="009A6998">
              <w:rPr>
                <w:noProof/>
                <w:webHidden/>
              </w:rPr>
              <w:instrText xml:space="preserve"> PAGEREF _Toc42742577 \h </w:instrText>
            </w:r>
            <w:r w:rsidR="009A6998">
              <w:rPr>
                <w:noProof/>
                <w:webHidden/>
              </w:rPr>
            </w:r>
            <w:r w:rsidR="009A6998">
              <w:rPr>
                <w:noProof/>
                <w:webHidden/>
              </w:rPr>
              <w:fldChar w:fldCharType="separate"/>
            </w:r>
            <w:r w:rsidR="009A6998">
              <w:rPr>
                <w:noProof/>
                <w:webHidden/>
              </w:rPr>
              <w:t>83</w:t>
            </w:r>
            <w:r w:rsidR="009A6998">
              <w:rPr>
                <w:noProof/>
                <w:webHidden/>
              </w:rPr>
              <w:fldChar w:fldCharType="end"/>
            </w:r>
          </w:hyperlink>
        </w:p>
        <w:p w14:paraId="314DE39B" w14:textId="729D51CC" w:rsidR="00AD0CDE" w:rsidRPr="00F50222" w:rsidRDefault="00AD0CDE" w:rsidP="004D3845">
          <w:pPr>
            <w:rPr>
              <w:noProof/>
            </w:rPr>
          </w:pPr>
          <w:r>
            <w:rPr>
              <w:noProof/>
            </w:rPr>
            <w:fldChar w:fldCharType="end"/>
          </w:r>
        </w:p>
      </w:sdtContent>
    </w:sdt>
    <w:p w14:paraId="41736E5D" w14:textId="77777777" w:rsidR="004D3845" w:rsidRDefault="004D3845">
      <w:pPr>
        <w:spacing w:line="259" w:lineRule="auto"/>
        <w:jc w:val="left"/>
        <w:rPr>
          <w:rFonts w:cs="Times New Roman"/>
          <w:b/>
          <w:bCs/>
          <w:sz w:val="32"/>
          <w:szCs w:val="32"/>
        </w:rPr>
      </w:pPr>
      <w:r>
        <w:rPr>
          <w:rFonts w:cs="Times New Roman"/>
          <w:b/>
          <w:bCs/>
          <w:sz w:val="32"/>
          <w:szCs w:val="32"/>
        </w:rPr>
        <w:br w:type="page"/>
      </w:r>
    </w:p>
    <w:p w14:paraId="25DD5345" w14:textId="4474D027" w:rsidR="00C52F12" w:rsidRPr="00DF42EC" w:rsidRDefault="00736DD4" w:rsidP="00DF42EC">
      <w:pPr>
        <w:pStyle w:val="TableofFigures"/>
        <w:tabs>
          <w:tab w:val="right" w:leader="dot" w:pos="8656"/>
        </w:tabs>
        <w:jc w:val="center"/>
        <w:rPr>
          <w:rFonts w:cs="Times New Roman"/>
          <w:b/>
          <w:bCs/>
          <w:sz w:val="32"/>
          <w:szCs w:val="32"/>
        </w:rPr>
      </w:pPr>
      <w:r>
        <w:rPr>
          <w:rFonts w:cs="Times New Roman"/>
          <w:b/>
          <w:bCs/>
          <w:sz w:val="32"/>
          <w:szCs w:val="32"/>
        </w:rPr>
        <w:lastRenderedPageBreak/>
        <w:t>LIST OF FIGURES</w:t>
      </w:r>
    </w:p>
    <w:p w14:paraId="3078901A" w14:textId="02CCB048"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bookmarkStart w:id="0" w:name="_Hlk32871502"/>
        <w:r>
          <w:rPr>
            <w:rStyle w:val="Hyperlink"/>
            <w:noProof/>
          </w:rPr>
          <w:t>Figure</w:t>
        </w:r>
        <w:r w:rsidRPr="00423F6B">
          <w:rPr>
            <w:rStyle w:val="Hyperlink"/>
            <w:noProof/>
          </w:rPr>
          <w:t xml:space="preserve"> </w:t>
        </w:r>
        <w:r>
          <w:rPr>
            <w:rStyle w:val="Hyperlink"/>
            <w:noProof/>
          </w:rPr>
          <w:t>3</w:t>
        </w:r>
        <w:r w:rsidRPr="00423F6B">
          <w:rPr>
            <w:rStyle w:val="Hyperlink"/>
            <w:noProof/>
          </w:rPr>
          <w:t>.1</w:t>
        </w:r>
        <w:bookmarkEnd w:id="0"/>
        <w:r w:rsidRPr="00423F6B">
          <w:rPr>
            <w:rStyle w:val="Hyperlink"/>
            <w:noProof/>
            <w:lang w:val="en-US"/>
          </w:rPr>
          <w:t xml:space="preserve">: </w:t>
        </w:r>
        <w:r>
          <w:rPr>
            <w:rStyle w:val="Hyperlink"/>
            <w:noProof/>
            <w:lang w:val="en-US"/>
          </w:rPr>
          <w:t xml:space="preserve">Use </w:t>
        </w:r>
        <w:r w:rsidR="005E7A56">
          <w:rPr>
            <w:rStyle w:val="Hyperlink"/>
            <w:noProof/>
            <w:lang w:val="en-US"/>
          </w:rPr>
          <w:t>C</w:t>
        </w:r>
        <w:r>
          <w:rPr>
            <w:rStyle w:val="Hyperlink"/>
            <w:noProof/>
            <w:lang w:val="en-US"/>
          </w:rPr>
          <w:t xml:space="preserve">ase </w:t>
        </w:r>
        <w:r w:rsidR="005E7A56">
          <w:rPr>
            <w:rStyle w:val="Hyperlink"/>
            <w:noProof/>
            <w:lang w:val="en-US"/>
          </w:rPr>
          <w:t>D</w:t>
        </w:r>
        <w:r>
          <w:rPr>
            <w:rStyle w:val="Hyperlink"/>
            <w:noProof/>
            <w:lang w:val="en-US"/>
          </w:rPr>
          <w:t>iagram for Contextual News Information Retireval</w:t>
        </w:r>
        <w:r>
          <w:rPr>
            <w:noProof/>
            <w:webHidden/>
          </w:rPr>
          <w:tab/>
          <w:t>24</w:t>
        </w:r>
      </w:hyperlink>
    </w:p>
    <w:p w14:paraId="1C3CF057" w14:textId="35EB06BB" w:rsidR="008061C6" w:rsidRDefault="00164DE1" w:rsidP="009A6998">
      <w:pPr>
        <w:pStyle w:val="TableofFigures"/>
        <w:tabs>
          <w:tab w:val="right" w:leader="dot" w:pos="8656"/>
        </w:tabs>
        <w:rPr>
          <w:rFonts w:asciiTheme="minorHAnsi" w:eastAsiaTheme="minorEastAsia" w:hAnsiTheme="minorHAnsi"/>
          <w:noProof/>
          <w:color w:val="auto"/>
          <w:sz w:val="22"/>
          <w:lang w:val="en-US"/>
        </w:rPr>
      </w:pPr>
      <w:hyperlink w:anchor="_Toc32870343" w:history="1">
        <w:r w:rsidR="008061C6" w:rsidRPr="000D2701">
          <w:rPr>
            <w:rStyle w:val="Hyperlink"/>
            <w:noProof/>
            <w:lang w:val="en-US"/>
          </w:rPr>
          <w:t>Figure 3.</w:t>
        </w:r>
        <w:r w:rsidR="008061C6">
          <w:rPr>
            <w:rStyle w:val="Hyperlink"/>
            <w:noProof/>
            <w:lang w:val="en-US"/>
          </w:rPr>
          <w:t>2</w:t>
        </w:r>
        <w:r w:rsidR="008061C6" w:rsidRPr="00423F6B">
          <w:rPr>
            <w:rStyle w:val="Hyperlink"/>
            <w:noProof/>
            <w:lang w:val="en-US"/>
          </w:rPr>
          <w:t>:</w:t>
        </w:r>
        <w:r w:rsidR="008061C6">
          <w:rPr>
            <w:rStyle w:val="Hyperlink"/>
            <w:noProof/>
            <w:lang w:val="en-US"/>
          </w:rPr>
          <w:t xml:space="preserve"> </w:t>
        </w:r>
        <w:r w:rsidR="005E7A56">
          <w:rPr>
            <w:rStyle w:val="Hyperlink"/>
            <w:noProof/>
            <w:lang w:val="en-US"/>
          </w:rPr>
          <w:t>Use case for s</w:t>
        </w:r>
        <w:r w:rsidR="008061C6">
          <w:rPr>
            <w:rStyle w:val="Hyperlink"/>
            <w:noProof/>
            <w:lang w:val="en-US"/>
          </w:rPr>
          <w:t>ign</w:t>
        </w:r>
        <w:r w:rsidR="005E7A56">
          <w:rPr>
            <w:rStyle w:val="Hyperlink"/>
            <w:noProof/>
            <w:lang w:val="en-US"/>
          </w:rPr>
          <w:t xml:space="preserve"> </w:t>
        </w:r>
        <w:r w:rsidR="008061C6">
          <w:rPr>
            <w:rStyle w:val="Hyperlink"/>
            <w:noProof/>
            <w:lang w:val="en-US"/>
          </w:rPr>
          <w:t>in</w:t>
        </w:r>
        <w:r w:rsidR="008061C6">
          <w:rPr>
            <w:noProof/>
            <w:webHidden/>
          </w:rPr>
          <w:tab/>
          <w:t>25</w:t>
        </w:r>
      </w:hyperlink>
    </w:p>
    <w:p w14:paraId="68DD0A9A" w14:textId="046ED139" w:rsidR="008061C6" w:rsidRDefault="00164DE1" w:rsidP="009A6998">
      <w:pPr>
        <w:pStyle w:val="TableofFigures"/>
        <w:tabs>
          <w:tab w:val="right" w:leader="dot" w:pos="8656"/>
        </w:tabs>
        <w:rPr>
          <w:rFonts w:asciiTheme="minorHAnsi" w:eastAsiaTheme="minorEastAsia" w:hAnsiTheme="minorHAnsi"/>
          <w:noProof/>
          <w:color w:val="auto"/>
          <w:sz w:val="22"/>
          <w:lang w:val="en-US"/>
        </w:rPr>
      </w:pPr>
      <w:hyperlink w:anchor="_Toc32870344" w:history="1">
        <w:r w:rsidR="008061C6" w:rsidRPr="000D2701">
          <w:rPr>
            <w:rStyle w:val="Hyperlink"/>
            <w:noProof/>
          </w:rPr>
          <w:t>Figure 3.</w:t>
        </w:r>
        <w:r w:rsidR="008061C6">
          <w:rPr>
            <w:rStyle w:val="Hyperlink"/>
            <w:noProof/>
          </w:rPr>
          <w:t>3</w:t>
        </w:r>
        <w:r w:rsidR="008061C6" w:rsidRPr="00423F6B">
          <w:rPr>
            <w:rStyle w:val="Hyperlink"/>
            <w:noProof/>
            <w:lang w:val="en-US"/>
          </w:rPr>
          <w:t xml:space="preserve">: </w:t>
        </w:r>
        <w:r w:rsidR="005E7A56" w:rsidRPr="005E7A56">
          <w:rPr>
            <w:rStyle w:val="Hyperlink"/>
            <w:noProof/>
            <w:lang w:val="en-US"/>
          </w:rPr>
          <w:t xml:space="preserve">Use case for </w:t>
        </w:r>
        <w:r w:rsidR="005E7A56">
          <w:rPr>
            <w:rStyle w:val="Hyperlink"/>
            <w:noProof/>
            <w:lang w:val="en-US"/>
          </w:rPr>
          <w:t>s</w:t>
        </w:r>
        <w:r w:rsidR="008061C6">
          <w:rPr>
            <w:rStyle w:val="Hyperlink"/>
            <w:noProof/>
            <w:lang w:val="en-US"/>
          </w:rPr>
          <w:t>ign</w:t>
        </w:r>
        <w:r w:rsidR="005E7A56">
          <w:rPr>
            <w:rStyle w:val="Hyperlink"/>
            <w:noProof/>
            <w:lang w:val="en-US"/>
          </w:rPr>
          <w:t xml:space="preserve"> </w:t>
        </w:r>
        <w:r w:rsidR="008061C6">
          <w:rPr>
            <w:rStyle w:val="Hyperlink"/>
            <w:noProof/>
            <w:lang w:val="en-US"/>
          </w:rPr>
          <w:t>up</w:t>
        </w:r>
        <w:r w:rsidR="008061C6">
          <w:rPr>
            <w:noProof/>
            <w:webHidden/>
          </w:rPr>
          <w:tab/>
          <w:t>2</w:t>
        </w:r>
        <w:r w:rsidR="00D73C9F">
          <w:rPr>
            <w:noProof/>
            <w:webHidden/>
          </w:rPr>
          <w:t>6</w:t>
        </w:r>
      </w:hyperlink>
    </w:p>
    <w:p w14:paraId="02EC9D5A" w14:textId="4191C724" w:rsidR="008061C6" w:rsidRDefault="00164DE1" w:rsidP="009A6998">
      <w:pPr>
        <w:pStyle w:val="TableofFigures"/>
        <w:tabs>
          <w:tab w:val="right" w:leader="dot" w:pos="8656"/>
        </w:tabs>
        <w:rPr>
          <w:rFonts w:asciiTheme="minorHAnsi" w:eastAsiaTheme="minorEastAsia" w:hAnsiTheme="minorHAnsi"/>
          <w:noProof/>
          <w:color w:val="auto"/>
          <w:sz w:val="22"/>
          <w:lang w:val="en-US"/>
        </w:rPr>
      </w:pPr>
      <w:hyperlink w:anchor="_Toc32870345" w:history="1">
        <w:r w:rsidR="008061C6" w:rsidRPr="000D2701">
          <w:rPr>
            <w:rStyle w:val="Hyperlink"/>
            <w:noProof/>
          </w:rPr>
          <w:t>Figure 3.</w:t>
        </w:r>
        <w:r w:rsidR="008061C6">
          <w:rPr>
            <w:rStyle w:val="Hyperlink"/>
            <w:noProof/>
          </w:rPr>
          <w:t>4</w:t>
        </w:r>
        <w:r w:rsidR="008061C6" w:rsidRPr="00423F6B">
          <w:rPr>
            <w:rStyle w:val="Hyperlink"/>
            <w:noProof/>
            <w:lang w:val="en-US"/>
          </w:rPr>
          <w:t xml:space="preserve">: </w:t>
        </w:r>
        <w:r w:rsidR="005E7A56" w:rsidRPr="005E7A56">
          <w:rPr>
            <w:rStyle w:val="Hyperlink"/>
            <w:noProof/>
            <w:lang w:val="en-US"/>
          </w:rPr>
          <w:t xml:space="preserve">Use case for </w:t>
        </w:r>
        <w:r w:rsidR="005E7A56">
          <w:rPr>
            <w:rStyle w:val="Hyperlink"/>
            <w:noProof/>
            <w:lang w:val="en-US"/>
          </w:rPr>
          <w:t>s</w:t>
        </w:r>
        <w:r w:rsidR="008061C6" w:rsidRPr="000D2701">
          <w:rPr>
            <w:rStyle w:val="Hyperlink"/>
            <w:noProof/>
            <w:lang w:val="en-US"/>
          </w:rPr>
          <w:t>earch news</w:t>
        </w:r>
        <w:r w:rsidR="008061C6">
          <w:rPr>
            <w:noProof/>
            <w:webHidden/>
          </w:rPr>
          <w:tab/>
          <w:t>28</w:t>
        </w:r>
      </w:hyperlink>
    </w:p>
    <w:p w14:paraId="4A5D2C48" w14:textId="2296B7DB" w:rsidR="008061C6" w:rsidRDefault="00164DE1" w:rsidP="009A6998">
      <w:pPr>
        <w:pStyle w:val="TableofFigures"/>
        <w:tabs>
          <w:tab w:val="right" w:leader="dot" w:pos="8656"/>
        </w:tabs>
        <w:rPr>
          <w:rFonts w:asciiTheme="minorHAnsi" w:eastAsiaTheme="minorEastAsia" w:hAnsiTheme="minorHAnsi"/>
          <w:noProof/>
          <w:color w:val="auto"/>
          <w:sz w:val="22"/>
          <w:lang w:val="en-US"/>
        </w:rPr>
      </w:pPr>
      <w:hyperlink w:anchor="_Toc32870346" w:history="1">
        <w:r w:rsidR="008061C6" w:rsidRPr="000D2701">
          <w:rPr>
            <w:rStyle w:val="Hyperlink"/>
            <w:noProof/>
          </w:rPr>
          <w:t>Figure 3.</w:t>
        </w:r>
        <w:r w:rsidR="008061C6">
          <w:rPr>
            <w:rStyle w:val="Hyperlink"/>
            <w:noProof/>
          </w:rPr>
          <w:t>5</w:t>
        </w:r>
        <w:r w:rsidR="008061C6" w:rsidRPr="00423F6B">
          <w:rPr>
            <w:rStyle w:val="Hyperlink"/>
            <w:noProof/>
            <w:lang w:val="en-US"/>
          </w:rPr>
          <w:t>:</w:t>
        </w:r>
        <w:r w:rsidR="008061C6" w:rsidRPr="000D2701">
          <w:rPr>
            <w:lang w:val="en-US"/>
          </w:rPr>
          <w:t xml:space="preserve"> </w:t>
        </w:r>
        <w:r w:rsidR="005E7A56" w:rsidRPr="005E7A56">
          <w:rPr>
            <w:lang w:val="en-US"/>
          </w:rPr>
          <w:t>Use case for</w:t>
        </w:r>
        <w:r w:rsidR="008061C6" w:rsidRPr="000D2701">
          <w:rPr>
            <w:rStyle w:val="Hyperlink"/>
            <w:noProof/>
            <w:lang w:val="en-US"/>
          </w:rPr>
          <w:t xml:space="preserve"> search history</w:t>
        </w:r>
        <w:r w:rsidR="008061C6">
          <w:rPr>
            <w:noProof/>
            <w:webHidden/>
          </w:rPr>
          <w:tab/>
          <w:t>29</w:t>
        </w:r>
      </w:hyperlink>
    </w:p>
    <w:p w14:paraId="7378B4E6" w14:textId="29F861A1" w:rsidR="008061C6" w:rsidRDefault="00164DE1" w:rsidP="009A6998">
      <w:pPr>
        <w:pStyle w:val="TableofFigures"/>
        <w:tabs>
          <w:tab w:val="right" w:leader="dot" w:pos="8656"/>
        </w:tabs>
        <w:rPr>
          <w:rFonts w:asciiTheme="minorHAnsi" w:eastAsiaTheme="minorEastAsia" w:hAnsiTheme="minorHAnsi"/>
          <w:noProof/>
          <w:color w:val="auto"/>
          <w:sz w:val="22"/>
          <w:lang w:val="en-US"/>
        </w:rPr>
      </w:pPr>
      <w:hyperlink w:anchor="_Toc32870347" w:history="1">
        <w:r w:rsidR="008061C6" w:rsidRPr="000D2701">
          <w:rPr>
            <w:rStyle w:val="Hyperlink"/>
            <w:noProof/>
          </w:rPr>
          <w:t>Figure 3.</w:t>
        </w:r>
        <w:r w:rsidR="008061C6">
          <w:rPr>
            <w:rStyle w:val="Hyperlink"/>
            <w:noProof/>
          </w:rPr>
          <w:t>6</w:t>
        </w:r>
        <w:r w:rsidR="008061C6" w:rsidRPr="00423F6B">
          <w:rPr>
            <w:rStyle w:val="Hyperlink"/>
            <w:noProof/>
            <w:lang w:val="en-US"/>
          </w:rPr>
          <w:t>:</w:t>
        </w:r>
        <w:r w:rsidR="008061C6" w:rsidRPr="000D2701">
          <w:rPr>
            <w:lang w:val="en-US"/>
          </w:rPr>
          <w:t xml:space="preserve"> </w:t>
        </w:r>
        <w:r w:rsidR="005E7A56" w:rsidRPr="005E7A56">
          <w:rPr>
            <w:lang w:val="en-US"/>
          </w:rPr>
          <w:t xml:space="preserve">Use case for </w:t>
        </w:r>
        <w:r w:rsidR="005E7A56">
          <w:rPr>
            <w:rStyle w:val="Hyperlink"/>
            <w:noProof/>
            <w:lang w:val="en-US"/>
          </w:rPr>
          <w:t>selecting</w:t>
        </w:r>
        <w:r w:rsidR="008061C6" w:rsidRPr="000D2701">
          <w:rPr>
            <w:rStyle w:val="Hyperlink"/>
            <w:noProof/>
            <w:lang w:val="en-US"/>
          </w:rPr>
          <w:t xml:space="preserve"> news interests</w:t>
        </w:r>
        <w:r w:rsidR="008061C6">
          <w:rPr>
            <w:noProof/>
            <w:webHidden/>
          </w:rPr>
          <w:tab/>
          <w:t>3</w:t>
        </w:r>
        <w:r w:rsidR="00D73C9F">
          <w:rPr>
            <w:noProof/>
            <w:webHidden/>
          </w:rPr>
          <w:t>0</w:t>
        </w:r>
      </w:hyperlink>
    </w:p>
    <w:p w14:paraId="78C0DE3A" w14:textId="534BA18C" w:rsidR="008061C6" w:rsidRDefault="00164DE1" w:rsidP="009A6998">
      <w:pPr>
        <w:pStyle w:val="TableofFigures"/>
        <w:tabs>
          <w:tab w:val="right" w:leader="dot" w:pos="8656"/>
        </w:tabs>
        <w:rPr>
          <w:rFonts w:asciiTheme="minorHAnsi" w:eastAsiaTheme="minorEastAsia" w:hAnsiTheme="minorHAnsi"/>
          <w:noProof/>
          <w:color w:val="auto"/>
          <w:sz w:val="22"/>
          <w:lang w:val="en-US"/>
        </w:rPr>
      </w:pPr>
      <w:hyperlink w:anchor="_Toc32870348" w:history="1">
        <w:r w:rsidR="008061C6" w:rsidRPr="000D2701">
          <w:rPr>
            <w:rStyle w:val="Hyperlink"/>
            <w:noProof/>
          </w:rPr>
          <w:t>Figure 3.</w:t>
        </w:r>
        <w:r w:rsidR="008061C6">
          <w:rPr>
            <w:rStyle w:val="Hyperlink"/>
            <w:noProof/>
          </w:rPr>
          <w:t>7</w:t>
        </w:r>
        <w:r w:rsidR="008061C6" w:rsidRPr="00423F6B">
          <w:rPr>
            <w:rStyle w:val="Hyperlink"/>
            <w:noProof/>
            <w:lang w:val="en-US"/>
          </w:rPr>
          <w:t>:</w:t>
        </w:r>
        <w:r w:rsidR="008061C6" w:rsidRPr="000D2701">
          <w:rPr>
            <w:lang w:val="en-US"/>
          </w:rPr>
          <w:t xml:space="preserve"> </w:t>
        </w:r>
        <w:r w:rsidR="005E7A56" w:rsidRPr="005E7A56">
          <w:rPr>
            <w:lang w:val="en-US"/>
          </w:rPr>
          <w:t xml:space="preserve">Use case for </w:t>
        </w:r>
        <w:r w:rsidR="005E7A56">
          <w:rPr>
            <w:rStyle w:val="Hyperlink"/>
            <w:noProof/>
            <w:lang w:val="en-US"/>
          </w:rPr>
          <w:t>save news</w:t>
        </w:r>
        <w:r w:rsidR="008061C6">
          <w:rPr>
            <w:noProof/>
            <w:webHidden/>
          </w:rPr>
          <w:tab/>
        </w:r>
        <w:r w:rsidR="008061C6">
          <w:rPr>
            <w:noProof/>
            <w:webHidden/>
          </w:rPr>
          <w:fldChar w:fldCharType="begin"/>
        </w:r>
        <w:r w:rsidR="008061C6">
          <w:rPr>
            <w:noProof/>
            <w:webHidden/>
          </w:rPr>
          <w:instrText xml:space="preserve"> PAGEREF _Toc32870348 \h </w:instrText>
        </w:r>
        <w:r w:rsidR="008061C6">
          <w:rPr>
            <w:noProof/>
            <w:webHidden/>
          </w:rPr>
        </w:r>
        <w:r w:rsidR="008061C6">
          <w:rPr>
            <w:noProof/>
            <w:webHidden/>
          </w:rPr>
          <w:fldChar w:fldCharType="separate"/>
        </w:r>
        <w:r w:rsidR="008061C6">
          <w:rPr>
            <w:noProof/>
            <w:webHidden/>
          </w:rPr>
          <w:t>3</w:t>
        </w:r>
        <w:r w:rsidR="00D73C9F">
          <w:rPr>
            <w:noProof/>
            <w:webHidden/>
          </w:rPr>
          <w:t>1</w:t>
        </w:r>
        <w:r w:rsidR="008061C6">
          <w:rPr>
            <w:noProof/>
            <w:webHidden/>
          </w:rPr>
          <w:fldChar w:fldCharType="end"/>
        </w:r>
      </w:hyperlink>
    </w:p>
    <w:p w14:paraId="1A1A4EE2" w14:textId="45C2797B" w:rsidR="008061C6" w:rsidRDefault="00164DE1" w:rsidP="009A6998">
      <w:pPr>
        <w:pStyle w:val="TableofFigures"/>
        <w:tabs>
          <w:tab w:val="right" w:leader="dot" w:pos="8656"/>
        </w:tabs>
        <w:rPr>
          <w:noProof/>
        </w:rPr>
      </w:pPr>
      <w:hyperlink w:anchor="_Toc32870349" w:history="1">
        <w:r w:rsidR="008061C6" w:rsidRPr="000D2701">
          <w:rPr>
            <w:rStyle w:val="Hyperlink"/>
            <w:noProof/>
          </w:rPr>
          <w:t>Figure 3.</w:t>
        </w:r>
        <w:r w:rsidR="008061C6">
          <w:rPr>
            <w:rStyle w:val="Hyperlink"/>
            <w:noProof/>
          </w:rPr>
          <w:t>8</w:t>
        </w:r>
        <w:r w:rsidR="008061C6" w:rsidRPr="00423F6B">
          <w:rPr>
            <w:rStyle w:val="Hyperlink"/>
            <w:noProof/>
            <w:lang w:val="en-US"/>
          </w:rPr>
          <w:t xml:space="preserve">: </w:t>
        </w:r>
        <w:r w:rsidR="005E7A56" w:rsidRPr="005E7A56">
          <w:rPr>
            <w:rStyle w:val="Hyperlink"/>
            <w:noProof/>
            <w:lang w:val="en-US"/>
          </w:rPr>
          <w:t xml:space="preserve">Use case for </w:t>
        </w:r>
        <w:r w:rsidR="00770DAD">
          <w:rPr>
            <w:rStyle w:val="Hyperlink"/>
            <w:noProof/>
            <w:lang w:val="en-US"/>
          </w:rPr>
          <w:t>latest news</w:t>
        </w:r>
        <w:r w:rsidR="008061C6">
          <w:rPr>
            <w:noProof/>
            <w:webHidden/>
          </w:rPr>
          <w:tab/>
          <w:t>3</w:t>
        </w:r>
        <w:r w:rsidR="00D73C9F">
          <w:rPr>
            <w:noProof/>
            <w:webHidden/>
          </w:rPr>
          <w:t>3</w:t>
        </w:r>
      </w:hyperlink>
    </w:p>
    <w:p w14:paraId="230951C0" w14:textId="5C003371" w:rsidR="00770DAD" w:rsidRPr="00770DAD" w:rsidRDefault="00164DE1" w:rsidP="009A6998">
      <w:pPr>
        <w:pStyle w:val="TableofFigures"/>
        <w:tabs>
          <w:tab w:val="right" w:leader="dot" w:pos="8656"/>
        </w:tabs>
        <w:rPr>
          <w:rFonts w:asciiTheme="minorHAnsi" w:eastAsiaTheme="minorEastAsia" w:hAnsiTheme="minorHAnsi"/>
          <w:noProof/>
          <w:color w:val="auto"/>
          <w:sz w:val="22"/>
          <w:lang w:val="en-US"/>
        </w:rPr>
      </w:pPr>
      <w:hyperlink w:anchor="_Toc32870349" w:history="1">
        <w:r w:rsidR="00770DAD" w:rsidRPr="000D2701">
          <w:rPr>
            <w:rStyle w:val="Hyperlink"/>
            <w:noProof/>
          </w:rPr>
          <w:t>Figure 3.</w:t>
        </w:r>
        <w:r w:rsidR="00770DAD">
          <w:rPr>
            <w:rStyle w:val="Hyperlink"/>
            <w:noProof/>
          </w:rPr>
          <w:t>9</w:t>
        </w:r>
        <w:r w:rsidR="00770DAD" w:rsidRPr="00423F6B">
          <w:rPr>
            <w:rStyle w:val="Hyperlink"/>
            <w:noProof/>
            <w:lang w:val="en-US"/>
          </w:rPr>
          <w:t xml:space="preserve">: </w:t>
        </w:r>
        <w:r w:rsidR="00770DAD" w:rsidRPr="005E7A56">
          <w:rPr>
            <w:rStyle w:val="Hyperlink"/>
            <w:noProof/>
            <w:lang w:val="en-US"/>
          </w:rPr>
          <w:t xml:space="preserve">Use case for </w:t>
        </w:r>
        <w:r w:rsidR="00770DAD">
          <w:rPr>
            <w:rStyle w:val="Hyperlink"/>
            <w:noProof/>
            <w:lang w:val="en-US"/>
          </w:rPr>
          <w:t>newsfeed</w:t>
        </w:r>
        <w:r w:rsidR="00770DAD">
          <w:rPr>
            <w:noProof/>
            <w:webHidden/>
          </w:rPr>
          <w:tab/>
          <w:t>34</w:t>
        </w:r>
      </w:hyperlink>
    </w:p>
    <w:p w14:paraId="7E50F8A8" w14:textId="109853C9"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Pr="00F32F8C">
        <w:rPr>
          <w:noProof/>
        </w:rPr>
        <w:t xml:space="preserve">Figure </w:t>
      </w:r>
      <w:r>
        <w:rPr>
          <w:noProof/>
        </w:rPr>
        <w:t>4</w:t>
      </w:r>
      <w:r w:rsidRPr="00F32F8C">
        <w:rPr>
          <w:noProof/>
        </w:rPr>
        <w:t>.</w:t>
      </w:r>
      <w:r>
        <w:rPr>
          <w:noProof/>
        </w:rPr>
        <w:t>1</w:t>
      </w:r>
      <w:r w:rsidRPr="00F32F8C">
        <w:rPr>
          <w:noProof/>
          <w:lang w:val="en-US"/>
        </w:rPr>
        <w:t xml:space="preserve">: </w:t>
      </w:r>
      <w:r>
        <w:rPr>
          <w:noProof/>
          <w:lang w:val="en-US"/>
        </w:rPr>
        <w:t xml:space="preserve">Top down approach </w:t>
      </w:r>
      <w:r w:rsidR="00770DAD">
        <w:rPr>
          <w:noProof/>
          <w:lang w:val="en-US"/>
        </w:rPr>
        <w:t>for</w:t>
      </w:r>
      <w:r>
        <w:rPr>
          <w:noProof/>
          <w:lang w:val="en-US"/>
        </w:rPr>
        <w:t xml:space="preserve"> system</w:t>
      </w:r>
      <w:r>
        <w:rPr>
          <w:noProof/>
          <w:webHidden/>
        </w:rPr>
        <w:tab/>
        <w:t>4</w:t>
      </w:r>
      <w:r w:rsidR="00A84FF5">
        <w:rPr>
          <w:noProof/>
          <w:webHidden/>
        </w:rPr>
        <w:t>0</w:t>
      </w:r>
    </w:p>
    <w:p w14:paraId="03604CF5" w14:textId="40863A1E"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Pr>
          <w:noProof/>
        </w:rPr>
        <w:t>2</w:t>
      </w:r>
      <w:r w:rsidRPr="00F32F8C">
        <w:rPr>
          <w:noProof/>
          <w:lang w:val="en-US"/>
        </w:rPr>
        <w:t xml:space="preserve">: </w:t>
      </w:r>
      <w:r>
        <w:rPr>
          <w:noProof/>
          <w:lang w:val="en-US"/>
        </w:rPr>
        <w:t xml:space="preserve">Class diagram of </w:t>
      </w:r>
      <w:r w:rsidR="00770DAD">
        <w:rPr>
          <w:noProof/>
          <w:lang w:val="en-US"/>
        </w:rPr>
        <w:t xml:space="preserve">the </w:t>
      </w:r>
      <w:r>
        <w:rPr>
          <w:noProof/>
          <w:lang w:val="en-US"/>
        </w:rPr>
        <w:t>system</w:t>
      </w:r>
      <w:r>
        <w:rPr>
          <w:noProof/>
          <w:webHidden/>
        </w:rPr>
        <w:tab/>
        <w:t>4</w:t>
      </w:r>
      <w:r w:rsidR="00A84FF5">
        <w:rPr>
          <w:noProof/>
          <w:webHidden/>
        </w:rPr>
        <w:t>7</w:t>
      </w:r>
    </w:p>
    <w:p w14:paraId="66C28A86" w14:textId="48DAB36C" w:rsidR="00770DAD" w:rsidRPr="00770DAD" w:rsidRDefault="00770DAD" w:rsidP="009A6998">
      <w:pPr>
        <w:pStyle w:val="TableofFigures"/>
        <w:tabs>
          <w:tab w:val="right" w:leader="dot" w:pos="8656"/>
        </w:tabs>
        <w:rPr>
          <w:rFonts w:asciiTheme="minorHAnsi" w:eastAsiaTheme="minorEastAsia" w:hAnsiTheme="minorHAnsi"/>
          <w:noProof/>
          <w:color w:val="auto"/>
          <w:sz w:val="22"/>
          <w:lang w:val="en-US"/>
        </w:rPr>
      </w:pPr>
      <w:r w:rsidRPr="00770DAD">
        <w:rPr>
          <w:noProof/>
        </w:rPr>
        <w:t xml:space="preserve">Figure </w:t>
      </w:r>
      <w:r>
        <w:rPr>
          <w:noProof/>
        </w:rPr>
        <w:t>4</w:t>
      </w:r>
      <w:r w:rsidRPr="00770DAD">
        <w:rPr>
          <w:noProof/>
        </w:rPr>
        <w:t>.</w:t>
      </w:r>
      <w:r>
        <w:rPr>
          <w:noProof/>
        </w:rPr>
        <w:t>3</w:t>
      </w:r>
      <w:r w:rsidRPr="00770DAD">
        <w:rPr>
          <w:noProof/>
          <w:lang w:val="en-US"/>
        </w:rPr>
        <w:t>:</w:t>
      </w:r>
      <w:r w:rsidRPr="000D2701">
        <w:rPr>
          <w:lang w:val="en-US"/>
        </w:rPr>
        <w:t xml:space="preserve"> </w:t>
      </w:r>
      <w:r>
        <w:rPr>
          <w:lang w:val="en-US"/>
        </w:rPr>
        <w:t>ERD</w:t>
      </w:r>
      <w:r>
        <w:rPr>
          <w:noProof/>
          <w:webHidden/>
        </w:rPr>
        <w:tab/>
      </w:r>
      <w:r w:rsidR="00A84FF5">
        <w:rPr>
          <w:noProof/>
          <w:webHidden/>
        </w:rPr>
        <w:t>48</w:t>
      </w:r>
    </w:p>
    <w:p w14:paraId="2074F34D" w14:textId="5A5DE419"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sidR="00770DAD">
        <w:rPr>
          <w:noProof/>
        </w:rPr>
        <w:t>4</w:t>
      </w:r>
      <w:r w:rsidRPr="00F32F8C">
        <w:rPr>
          <w:noProof/>
          <w:lang w:val="en-US"/>
        </w:rPr>
        <w:t xml:space="preserve">: </w:t>
      </w:r>
      <w:r>
        <w:rPr>
          <w:noProof/>
          <w:lang w:val="en-US"/>
        </w:rPr>
        <w:t>Activity diagram of system</w:t>
      </w:r>
      <w:r>
        <w:rPr>
          <w:noProof/>
          <w:webHidden/>
        </w:rPr>
        <w:tab/>
        <w:t>49</w:t>
      </w:r>
    </w:p>
    <w:p w14:paraId="60482484" w14:textId="1C88E986" w:rsidR="00770DAD" w:rsidRPr="00770DAD" w:rsidRDefault="00770DAD" w:rsidP="009A6998">
      <w:pPr>
        <w:pStyle w:val="TableofFigures"/>
        <w:tabs>
          <w:tab w:val="right" w:leader="dot" w:pos="8656"/>
        </w:tabs>
        <w:rPr>
          <w:rFonts w:asciiTheme="minorHAnsi" w:eastAsiaTheme="minorEastAsia" w:hAnsiTheme="minorHAnsi"/>
          <w:noProof/>
          <w:color w:val="auto"/>
          <w:sz w:val="22"/>
          <w:lang w:val="en-US"/>
        </w:rPr>
      </w:pPr>
      <w:r w:rsidRPr="00770DAD">
        <w:rPr>
          <w:noProof/>
        </w:rPr>
        <w:t xml:space="preserve">Figure </w:t>
      </w:r>
      <w:r>
        <w:rPr>
          <w:noProof/>
        </w:rPr>
        <w:t>4.5</w:t>
      </w:r>
      <w:r w:rsidRPr="00770DAD">
        <w:rPr>
          <w:noProof/>
          <w:lang w:val="en-US"/>
        </w:rPr>
        <w:t>:</w:t>
      </w:r>
      <w:r w:rsidRPr="000D2701">
        <w:rPr>
          <w:lang w:val="en-US"/>
        </w:rPr>
        <w:t xml:space="preserve"> </w:t>
      </w:r>
      <w:r>
        <w:rPr>
          <w:lang w:val="en-US"/>
        </w:rPr>
        <w:t>State machine diagram of system</w:t>
      </w:r>
      <w:r>
        <w:rPr>
          <w:noProof/>
          <w:webHidden/>
        </w:rPr>
        <w:tab/>
      </w:r>
      <w:r w:rsidR="00A84FF5">
        <w:rPr>
          <w:noProof/>
          <w:webHidden/>
        </w:rPr>
        <w:t>50</w:t>
      </w:r>
    </w:p>
    <w:p w14:paraId="41A68F77" w14:textId="275A5BC1"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6</w:t>
      </w:r>
      <w:r w:rsidRPr="00F32F8C">
        <w:rPr>
          <w:noProof/>
          <w:lang w:val="en-US"/>
        </w:rPr>
        <w:t xml:space="preserve">: </w:t>
      </w:r>
      <w:r>
        <w:rPr>
          <w:noProof/>
          <w:lang w:val="en-US"/>
        </w:rPr>
        <w:t xml:space="preserve">Sequence diagram for </w:t>
      </w:r>
      <w:r w:rsidR="00CC29D7">
        <w:rPr>
          <w:noProof/>
          <w:lang w:val="en-US"/>
        </w:rPr>
        <w:t>s</w:t>
      </w:r>
      <w:r>
        <w:rPr>
          <w:noProof/>
          <w:lang w:val="en-US"/>
        </w:rPr>
        <w:t>ign</w:t>
      </w:r>
      <w:r w:rsidR="00770DAD">
        <w:rPr>
          <w:noProof/>
          <w:lang w:val="en-US"/>
        </w:rPr>
        <w:t xml:space="preserve"> </w:t>
      </w:r>
      <w:r>
        <w:rPr>
          <w:noProof/>
          <w:lang w:val="en-US"/>
        </w:rPr>
        <w:t>in</w:t>
      </w:r>
      <w:r>
        <w:rPr>
          <w:noProof/>
          <w:webHidden/>
        </w:rPr>
        <w:tab/>
        <w:t>5</w:t>
      </w:r>
      <w:r w:rsidR="00A84FF5">
        <w:rPr>
          <w:noProof/>
          <w:webHidden/>
        </w:rPr>
        <w:t>1</w:t>
      </w:r>
    </w:p>
    <w:p w14:paraId="2DDA8E71" w14:textId="2BAE3278"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7</w:t>
      </w:r>
      <w:r w:rsidRPr="00F32F8C">
        <w:rPr>
          <w:noProof/>
          <w:lang w:val="en-US"/>
        </w:rPr>
        <w:t xml:space="preserve">: </w:t>
      </w:r>
      <w:r>
        <w:rPr>
          <w:noProof/>
          <w:lang w:val="en-US"/>
        </w:rPr>
        <w:t xml:space="preserve">Sequence diagram for </w:t>
      </w:r>
      <w:r w:rsidR="00CC29D7">
        <w:rPr>
          <w:noProof/>
          <w:lang w:val="en-US"/>
        </w:rPr>
        <w:t>s</w:t>
      </w:r>
      <w:r>
        <w:rPr>
          <w:noProof/>
          <w:lang w:val="en-US"/>
        </w:rPr>
        <w:t>ign</w:t>
      </w:r>
      <w:r w:rsidR="00770DAD">
        <w:rPr>
          <w:noProof/>
          <w:lang w:val="en-US"/>
        </w:rPr>
        <w:t xml:space="preserve"> </w:t>
      </w:r>
      <w:r>
        <w:rPr>
          <w:noProof/>
          <w:lang w:val="en-US"/>
        </w:rPr>
        <w:t>up</w:t>
      </w:r>
      <w:r>
        <w:rPr>
          <w:noProof/>
          <w:webHidden/>
        </w:rPr>
        <w:tab/>
        <w:t>5</w:t>
      </w:r>
      <w:r w:rsidR="00A84FF5">
        <w:rPr>
          <w:noProof/>
          <w:webHidden/>
        </w:rPr>
        <w:t>2</w:t>
      </w:r>
    </w:p>
    <w:p w14:paraId="34974018" w14:textId="3E1C914E"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8</w:t>
      </w:r>
      <w:r w:rsidRPr="00F32F8C">
        <w:rPr>
          <w:noProof/>
          <w:lang w:val="en-US"/>
        </w:rPr>
        <w:t xml:space="preserve">: </w:t>
      </w:r>
      <w:r>
        <w:rPr>
          <w:noProof/>
          <w:lang w:val="en-US"/>
        </w:rPr>
        <w:t xml:space="preserve">Sequence diagram for </w:t>
      </w:r>
      <w:r w:rsidR="00CC29D7">
        <w:rPr>
          <w:noProof/>
          <w:lang w:val="en-US"/>
        </w:rPr>
        <w:t>s</w:t>
      </w:r>
      <w:r>
        <w:rPr>
          <w:noProof/>
          <w:lang w:val="en-US"/>
        </w:rPr>
        <w:t>earch news</w:t>
      </w:r>
      <w:r>
        <w:rPr>
          <w:noProof/>
          <w:webHidden/>
        </w:rPr>
        <w:tab/>
        <w:t>5</w:t>
      </w:r>
      <w:r w:rsidR="00A84FF5">
        <w:rPr>
          <w:noProof/>
          <w:webHidden/>
        </w:rPr>
        <w:t>3</w:t>
      </w:r>
    </w:p>
    <w:p w14:paraId="2982B7A8" w14:textId="2375B9B1"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9</w:t>
      </w:r>
      <w:r w:rsidRPr="00F32F8C">
        <w:rPr>
          <w:noProof/>
          <w:lang w:val="en-US"/>
        </w:rPr>
        <w:t xml:space="preserve">: </w:t>
      </w:r>
      <w:r>
        <w:rPr>
          <w:noProof/>
          <w:lang w:val="en-US"/>
        </w:rPr>
        <w:t xml:space="preserve">Sequence diagram for </w:t>
      </w:r>
      <w:r w:rsidR="00CC29D7">
        <w:rPr>
          <w:noProof/>
          <w:lang w:val="en-US"/>
        </w:rPr>
        <w:t>s</w:t>
      </w:r>
      <w:r>
        <w:rPr>
          <w:noProof/>
          <w:lang w:val="en-US"/>
        </w:rPr>
        <w:t>earch history</w:t>
      </w:r>
      <w:r>
        <w:rPr>
          <w:noProof/>
          <w:webHidden/>
        </w:rPr>
        <w:tab/>
        <w:t>5</w:t>
      </w:r>
      <w:r w:rsidR="00A84FF5">
        <w:rPr>
          <w:noProof/>
          <w:webHidden/>
        </w:rPr>
        <w:t>4</w:t>
      </w:r>
    </w:p>
    <w:p w14:paraId="16CC60D4" w14:textId="164D72A7" w:rsid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sidR="00770DAD">
        <w:rPr>
          <w:noProof/>
        </w:rPr>
        <w:t>10</w:t>
      </w:r>
      <w:r w:rsidRPr="00F32F8C">
        <w:rPr>
          <w:noProof/>
          <w:lang w:val="en-US"/>
        </w:rPr>
        <w:t xml:space="preserve">: </w:t>
      </w:r>
      <w:r>
        <w:rPr>
          <w:noProof/>
          <w:lang w:val="en-US"/>
        </w:rPr>
        <w:t xml:space="preserve">Sequence diagram for </w:t>
      </w:r>
      <w:r w:rsidR="00CC29D7">
        <w:rPr>
          <w:noProof/>
          <w:lang w:val="en-US"/>
        </w:rPr>
        <w:t>n</w:t>
      </w:r>
      <w:r>
        <w:rPr>
          <w:noProof/>
          <w:lang w:val="en-US"/>
        </w:rPr>
        <w:t>ewsfeed</w:t>
      </w:r>
      <w:r>
        <w:rPr>
          <w:noProof/>
          <w:webHidden/>
        </w:rPr>
        <w:tab/>
        <w:t>5</w:t>
      </w:r>
      <w:r w:rsidR="00A84FF5">
        <w:rPr>
          <w:noProof/>
          <w:webHidden/>
        </w:rPr>
        <w:t>5</w:t>
      </w:r>
    </w:p>
    <w:p w14:paraId="39AB72B8" w14:textId="5149DADE"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sidR="00770DAD">
        <w:rPr>
          <w:noProof/>
        </w:rPr>
        <w:t>11</w:t>
      </w:r>
      <w:r w:rsidRPr="00F32F8C">
        <w:rPr>
          <w:noProof/>
          <w:lang w:val="en-US"/>
        </w:rPr>
        <w:t xml:space="preserve">: </w:t>
      </w:r>
      <w:r>
        <w:rPr>
          <w:noProof/>
          <w:lang w:val="en-US"/>
        </w:rPr>
        <w:t>Sequence di</w:t>
      </w:r>
      <w:r w:rsidR="00CC29D7">
        <w:rPr>
          <w:noProof/>
          <w:lang w:val="en-US"/>
        </w:rPr>
        <w:t>a</w:t>
      </w:r>
      <w:r>
        <w:rPr>
          <w:noProof/>
          <w:lang w:val="en-US"/>
        </w:rPr>
        <w:t xml:space="preserve">gram for </w:t>
      </w:r>
      <w:r w:rsidR="00CC29D7">
        <w:rPr>
          <w:noProof/>
          <w:lang w:val="en-US"/>
        </w:rPr>
        <w:t>l</w:t>
      </w:r>
      <w:r w:rsidR="00770DAD">
        <w:rPr>
          <w:noProof/>
          <w:lang w:val="en-US"/>
        </w:rPr>
        <w:t>atest news</w:t>
      </w:r>
      <w:r>
        <w:rPr>
          <w:noProof/>
          <w:webHidden/>
        </w:rPr>
        <w:tab/>
        <w:t>5</w:t>
      </w:r>
      <w:r w:rsidR="00A84FF5">
        <w:rPr>
          <w:noProof/>
          <w:webHidden/>
        </w:rPr>
        <w:t>6</w:t>
      </w:r>
    </w:p>
    <w:p w14:paraId="63AA281B" w14:textId="17078B2B" w:rsidR="00CC29D7" w:rsidRDefault="00CC29D7" w:rsidP="009A6998">
      <w:pPr>
        <w:pStyle w:val="TableofFigures"/>
        <w:tabs>
          <w:tab w:val="right" w:leader="dot" w:pos="8656"/>
        </w:tabs>
        <w:rPr>
          <w:noProof/>
          <w:webHidden/>
        </w:rPr>
      </w:pPr>
      <w:r w:rsidRPr="00CC29D7">
        <w:rPr>
          <w:noProof/>
        </w:rPr>
        <w:t xml:space="preserve">Figure </w:t>
      </w:r>
      <w:r>
        <w:rPr>
          <w:noProof/>
        </w:rPr>
        <w:t>4</w:t>
      </w:r>
      <w:r w:rsidRPr="00CC29D7">
        <w:rPr>
          <w:noProof/>
        </w:rPr>
        <w:t>.</w:t>
      </w:r>
      <w:r>
        <w:rPr>
          <w:noProof/>
        </w:rPr>
        <w:t>12</w:t>
      </w:r>
      <w:r w:rsidRPr="00CC29D7">
        <w:rPr>
          <w:noProof/>
          <w:lang w:val="en-US"/>
        </w:rPr>
        <w:t>:</w:t>
      </w:r>
      <w:r w:rsidRPr="000D2701">
        <w:rPr>
          <w:lang w:val="en-US"/>
        </w:rPr>
        <w:t xml:space="preserve"> </w:t>
      </w:r>
      <w:r>
        <w:rPr>
          <w:noProof/>
          <w:lang w:val="en-US"/>
        </w:rPr>
        <w:t>Sequence diagram for select news interests</w:t>
      </w:r>
      <w:r>
        <w:rPr>
          <w:noProof/>
          <w:webHidden/>
        </w:rPr>
        <w:tab/>
      </w:r>
      <w:r w:rsidR="00A84FF5">
        <w:rPr>
          <w:noProof/>
          <w:webHidden/>
        </w:rPr>
        <w:t>57</w:t>
      </w:r>
    </w:p>
    <w:p w14:paraId="7ADB762F" w14:textId="1F0E5484" w:rsidR="00CC29D7" w:rsidRPr="00CC29D7" w:rsidRDefault="00CC29D7" w:rsidP="009A6998">
      <w:pPr>
        <w:pStyle w:val="TableofFigures"/>
        <w:tabs>
          <w:tab w:val="right" w:leader="dot" w:pos="8656"/>
        </w:tabs>
        <w:rPr>
          <w:rFonts w:asciiTheme="minorHAnsi" w:eastAsiaTheme="minorEastAsia" w:hAnsiTheme="minorHAnsi"/>
          <w:noProof/>
          <w:color w:val="auto"/>
          <w:sz w:val="22"/>
          <w:lang w:val="en-US"/>
        </w:rPr>
      </w:pPr>
      <w:r w:rsidRPr="00CC29D7">
        <w:rPr>
          <w:noProof/>
        </w:rPr>
        <w:t xml:space="preserve">Figure </w:t>
      </w:r>
      <w:r>
        <w:rPr>
          <w:noProof/>
        </w:rPr>
        <w:t>4</w:t>
      </w:r>
      <w:r w:rsidRPr="00CC29D7">
        <w:rPr>
          <w:noProof/>
        </w:rPr>
        <w:t>.</w:t>
      </w:r>
      <w:r>
        <w:rPr>
          <w:noProof/>
        </w:rPr>
        <w:t>13</w:t>
      </w:r>
      <w:r w:rsidRPr="00CC29D7">
        <w:rPr>
          <w:noProof/>
          <w:lang w:val="en-US"/>
        </w:rPr>
        <w:t>:</w:t>
      </w:r>
      <w:r w:rsidRPr="000D2701">
        <w:rPr>
          <w:lang w:val="en-US"/>
        </w:rPr>
        <w:t xml:space="preserve"> </w:t>
      </w:r>
      <w:r>
        <w:rPr>
          <w:noProof/>
          <w:lang w:val="en-US"/>
        </w:rPr>
        <w:t>Sequence diagram for save news</w:t>
      </w:r>
      <w:r>
        <w:rPr>
          <w:noProof/>
          <w:webHidden/>
        </w:rPr>
        <w:tab/>
      </w:r>
      <w:r w:rsidR="00A84FF5">
        <w:rPr>
          <w:noProof/>
          <w:webHidden/>
        </w:rPr>
        <w:t>58</w:t>
      </w:r>
    </w:p>
    <w:p w14:paraId="015CBE2F" w14:textId="6C081E44" w:rsidR="008061C6" w:rsidRDefault="008061C6" w:rsidP="009A6998">
      <w:pPr>
        <w:pStyle w:val="TableofFigures"/>
        <w:tabs>
          <w:tab w:val="right" w:leader="dot" w:pos="8656"/>
        </w:tabs>
        <w:rPr>
          <w:noProof/>
          <w:webHidden/>
        </w:rPr>
      </w:pPr>
      <w:r w:rsidRPr="00F32F8C">
        <w:rPr>
          <w:noProof/>
        </w:rPr>
        <w:t xml:space="preserve">Figure </w:t>
      </w:r>
      <w:r>
        <w:rPr>
          <w:noProof/>
        </w:rPr>
        <w:t>4</w:t>
      </w:r>
      <w:r w:rsidRPr="00F32F8C">
        <w:rPr>
          <w:noProof/>
        </w:rPr>
        <w:t>.</w:t>
      </w:r>
      <w:r>
        <w:rPr>
          <w:noProof/>
        </w:rPr>
        <w:t>1</w:t>
      </w:r>
      <w:r w:rsidR="00B02F26">
        <w:rPr>
          <w:noProof/>
        </w:rPr>
        <w:t>4</w:t>
      </w:r>
      <w:r w:rsidRPr="00F32F8C">
        <w:rPr>
          <w:noProof/>
          <w:lang w:val="en-US"/>
        </w:rPr>
        <w:t xml:space="preserve">: </w:t>
      </w:r>
      <w:r>
        <w:rPr>
          <w:noProof/>
          <w:lang w:val="en-US"/>
        </w:rPr>
        <w:t>Component diagram for a system</w:t>
      </w:r>
      <w:r>
        <w:rPr>
          <w:noProof/>
          <w:webHidden/>
        </w:rPr>
        <w:tab/>
        <w:t>5</w:t>
      </w:r>
      <w:r w:rsidR="00A84FF5">
        <w:rPr>
          <w:noProof/>
          <w:webHidden/>
        </w:rPr>
        <w:t>8</w:t>
      </w:r>
    </w:p>
    <w:p w14:paraId="2268B465" w14:textId="14BAA59F" w:rsidR="00C52F12" w:rsidRPr="008061C6" w:rsidRDefault="008061C6" w:rsidP="009A6998">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1</w:t>
      </w:r>
      <w:r w:rsidR="00B02F26">
        <w:rPr>
          <w:noProof/>
        </w:rPr>
        <w:t>5</w:t>
      </w:r>
      <w:r w:rsidRPr="00F32F8C">
        <w:rPr>
          <w:noProof/>
          <w:lang w:val="en-US"/>
        </w:rPr>
        <w:t xml:space="preserve">: </w:t>
      </w:r>
      <w:r>
        <w:rPr>
          <w:noProof/>
          <w:lang w:val="en-US"/>
        </w:rPr>
        <w:t>Deployment diagram for a system</w:t>
      </w:r>
      <w:r>
        <w:rPr>
          <w:noProof/>
          <w:webHidden/>
        </w:rPr>
        <w:tab/>
        <w:t>5</w:t>
      </w:r>
      <w:r w:rsidR="00A84FF5">
        <w:rPr>
          <w:noProof/>
          <w:webHidden/>
        </w:rPr>
        <w:t>9</w:t>
      </w:r>
    </w:p>
    <w:p w14:paraId="149F085E" w14:textId="1199E47E" w:rsidR="00B55900" w:rsidRDefault="00B55900" w:rsidP="00736DD4">
      <w:pPr>
        <w:spacing w:line="259" w:lineRule="auto"/>
        <w:jc w:val="left"/>
        <w:rPr>
          <w:rFonts w:cs="Times New Roman"/>
          <w:b/>
          <w:bCs/>
          <w:sz w:val="32"/>
          <w:szCs w:val="32"/>
        </w:rPr>
      </w:pPr>
      <w:r>
        <w:rPr>
          <w:rFonts w:cs="Times New Roman"/>
          <w:b/>
          <w:bCs/>
          <w:sz w:val="32"/>
          <w:szCs w:val="32"/>
        </w:rPr>
        <w:br w:type="page"/>
      </w:r>
    </w:p>
    <w:p w14:paraId="693E9AB0" w14:textId="1E8788F7" w:rsidR="00E538E0" w:rsidRDefault="00E538E0" w:rsidP="00E538E0">
      <w:pPr>
        <w:pStyle w:val="TableofFigures"/>
        <w:tabs>
          <w:tab w:val="right" w:leader="dot" w:pos="8656"/>
        </w:tabs>
        <w:jc w:val="center"/>
        <w:rPr>
          <w:rFonts w:cs="Times New Roman"/>
          <w:b/>
          <w:bCs/>
          <w:sz w:val="32"/>
          <w:szCs w:val="32"/>
        </w:rPr>
      </w:pPr>
      <w:r>
        <w:rPr>
          <w:rFonts w:cs="Times New Roman"/>
          <w:b/>
          <w:bCs/>
          <w:sz w:val="32"/>
          <w:szCs w:val="32"/>
        </w:rPr>
        <w:lastRenderedPageBreak/>
        <w:t>LIST OF TABLES</w:t>
      </w:r>
    </w:p>
    <w:p w14:paraId="13E95345" w14:textId="40731FA5" w:rsidR="00F50222" w:rsidRDefault="00F50222">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r w:rsidRPr="00423F6B">
          <w:rPr>
            <w:rStyle w:val="Hyperlink"/>
            <w:noProof/>
          </w:rPr>
          <w:t>Table 1.1</w:t>
        </w:r>
        <w:r w:rsidRPr="00423F6B">
          <w:rPr>
            <w:rStyle w:val="Hyperlink"/>
            <w:noProof/>
            <w:lang w:val="en-US"/>
          </w:rPr>
          <w:t xml:space="preserve">: Scope of the </w:t>
        </w:r>
        <w:r w:rsidR="007E15B8">
          <w:rPr>
            <w:rStyle w:val="Hyperlink"/>
            <w:noProof/>
            <w:lang w:val="en-US"/>
          </w:rPr>
          <w:t>study</w:t>
        </w:r>
        <w:r>
          <w:rPr>
            <w:noProof/>
            <w:webHidden/>
          </w:rPr>
          <w:tab/>
        </w:r>
        <w:r>
          <w:rPr>
            <w:noProof/>
            <w:webHidden/>
          </w:rPr>
          <w:fldChar w:fldCharType="begin"/>
        </w:r>
        <w:r>
          <w:rPr>
            <w:noProof/>
            <w:webHidden/>
          </w:rPr>
          <w:instrText xml:space="preserve"> PAGEREF _Toc32870342 \h </w:instrText>
        </w:r>
        <w:r>
          <w:rPr>
            <w:noProof/>
            <w:webHidden/>
          </w:rPr>
        </w:r>
        <w:r>
          <w:rPr>
            <w:noProof/>
            <w:webHidden/>
          </w:rPr>
          <w:fldChar w:fldCharType="separate"/>
        </w:r>
        <w:r>
          <w:rPr>
            <w:noProof/>
            <w:webHidden/>
          </w:rPr>
          <w:t>1</w:t>
        </w:r>
        <w:r w:rsidR="0023189C">
          <w:rPr>
            <w:noProof/>
            <w:webHidden/>
          </w:rPr>
          <w:t>2</w:t>
        </w:r>
        <w:r>
          <w:rPr>
            <w:noProof/>
            <w:webHidden/>
          </w:rPr>
          <w:fldChar w:fldCharType="end"/>
        </w:r>
      </w:hyperlink>
    </w:p>
    <w:p w14:paraId="792C4851" w14:textId="175B3DB1"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43" w:history="1">
        <w:r w:rsidR="00F50222" w:rsidRPr="00423F6B">
          <w:rPr>
            <w:rStyle w:val="Hyperlink"/>
            <w:noProof/>
          </w:rPr>
          <w:t>Table 2</w:t>
        </w:r>
        <w:r w:rsidR="00F50222" w:rsidRPr="00423F6B">
          <w:rPr>
            <w:rStyle w:val="Hyperlink"/>
            <w:noProof/>
            <w:lang w:val="en-US"/>
          </w:rPr>
          <w:t>.1: Comparison of existing</w:t>
        </w:r>
        <w:r w:rsidR="007E15B8">
          <w:rPr>
            <w:rStyle w:val="Hyperlink"/>
            <w:noProof/>
            <w:lang w:val="en-US"/>
          </w:rPr>
          <w:t xml:space="preserve"> systems</w:t>
        </w:r>
        <w:r w:rsidR="00F50222">
          <w:rPr>
            <w:noProof/>
            <w:webHidden/>
          </w:rPr>
          <w:tab/>
        </w:r>
        <w:r w:rsidR="00F50222">
          <w:rPr>
            <w:noProof/>
            <w:webHidden/>
          </w:rPr>
          <w:fldChar w:fldCharType="begin"/>
        </w:r>
        <w:r w:rsidR="00F50222">
          <w:rPr>
            <w:noProof/>
            <w:webHidden/>
          </w:rPr>
          <w:instrText xml:space="preserve"> PAGEREF _Toc32870343 \h </w:instrText>
        </w:r>
        <w:r w:rsidR="00F50222">
          <w:rPr>
            <w:noProof/>
            <w:webHidden/>
          </w:rPr>
        </w:r>
        <w:r w:rsidR="00F50222">
          <w:rPr>
            <w:noProof/>
            <w:webHidden/>
          </w:rPr>
          <w:fldChar w:fldCharType="separate"/>
        </w:r>
        <w:r w:rsidR="00F50222">
          <w:rPr>
            <w:noProof/>
            <w:webHidden/>
          </w:rPr>
          <w:t>1</w:t>
        </w:r>
        <w:r w:rsidR="00D73C9F">
          <w:rPr>
            <w:noProof/>
            <w:webHidden/>
          </w:rPr>
          <w:t>7</w:t>
        </w:r>
        <w:r w:rsidR="00F50222">
          <w:rPr>
            <w:noProof/>
            <w:webHidden/>
          </w:rPr>
          <w:fldChar w:fldCharType="end"/>
        </w:r>
      </w:hyperlink>
    </w:p>
    <w:p w14:paraId="32DF4BDB" w14:textId="768FBB75"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44" w:history="1">
        <w:r w:rsidR="00F50222" w:rsidRPr="00423F6B">
          <w:rPr>
            <w:rStyle w:val="Hyperlink"/>
            <w:noProof/>
          </w:rPr>
          <w:t>Table 3.1</w:t>
        </w:r>
        <w:r w:rsidR="00F50222" w:rsidRPr="00423F6B">
          <w:rPr>
            <w:rStyle w:val="Hyperlink"/>
            <w:noProof/>
            <w:lang w:val="en-US"/>
          </w:rPr>
          <w:t>: Sign in</w:t>
        </w:r>
        <w:r w:rsidR="00F50222">
          <w:rPr>
            <w:noProof/>
            <w:webHidden/>
          </w:rPr>
          <w:tab/>
        </w:r>
        <w:r w:rsidR="00F50222">
          <w:rPr>
            <w:noProof/>
            <w:webHidden/>
          </w:rPr>
          <w:fldChar w:fldCharType="begin"/>
        </w:r>
        <w:r w:rsidR="00F50222">
          <w:rPr>
            <w:noProof/>
            <w:webHidden/>
          </w:rPr>
          <w:instrText xml:space="preserve"> PAGEREF _Toc32870344 \h </w:instrText>
        </w:r>
        <w:r w:rsidR="00F50222">
          <w:rPr>
            <w:noProof/>
            <w:webHidden/>
          </w:rPr>
        </w:r>
        <w:r w:rsidR="00F50222">
          <w:rPr>
            <w:noProof/>
            <w:webHidden/>
          </w:rPr>
          <w:fldChar w:fldCharType="separate"/>
        </w:r>
        <w:r w:rsidR="00F50222">
          <w:rPr>
            <w:noProof/>
            <w:webHidden/>
          </w:rPr>
          <w:t>2</w:t>
        </w:r>
        <w:r w:rsidR="001610ED">
          <w:rPr>
            <w:noProof/>
            <w:webHidden/>
          </w:rPr>
          <w:t>5</w:t>
        </w:r>
        <w:r w:rsidR="00F50222">
          <w:rPr>
            <w:noProof/>
            <w:webHidden/>
          </w:rPr>
          <w:fldChar w:fldCharType="end"/>
        </w:r>
      </w:hyperlink>
    </w:p>
    <w:p w14:paraId="3B6DD0EC" w14:textId="594EC620"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45" w:history="1">
        <w:r w:rsidR="00F50222" w:rsidRPr="00423F6B">
          <w:rPr>
            <w:rStyle w:val="Hyperlink"/>
            <w:noProof/>
          </w:rPr>
          <w:t>Table 3.2</w:t>
        </w:r>
        <w:r w:rsidR="00F50222" w:rsidRPr="00423F6B">
          <w:rPr>
            <w:rStyle w:val="Hyperlink"/>
            <w:noProof/>
            <w:lang w:val="en-US"/>
          </w:rPr>
          <w:t>: Sign up</w:t>
        </w:r>
        <w:r w:rsidR="00F50222">
          <w:rPr>
            <w:noProof/>
            <w:webHidden/>
          </w:rPr>
          <w:tab/>
        </w:r>
        <w:r w:rsidR="00F50222">
          <w:rPr>
            <w:noProof/>
            <w:webHidden/>
          </w:rPr>
          <w:fldChar w:fldCharType="begin"/>
        </w:r>
        <w:r w:rsidR="00F50222">
          <w:rPr>
            <w:noProof/>
            <w:webHidden/>
          </w:rPr>
          <w:instrText xml:space="preserve"> PAGEREF _Toc32870345 \h </w:instrText>
        </w:r>
        <w:r w:rsidR="00F50222">
          <w:rPr>
            <w:noProof/>
            <w:webHidden/>
          </w:rPr>
        </w:r>
        <w:r w:rsidR="00F50222">
          <w:rPr>
            <w:noProof/>
            <w:webHidden/>
          </w:rPr>
          <w:fldChar w:fldCharType="separate"/>
        </w:r>
        <w:r w:rsidR="00F50222">
          <w:rPr>
            <w:noProof/>
            <w:webHidden/>
          </w:rPr>
          <w:t>2</w:t>
        </w:r>
        <w:r w:rsidR="0026596D">
          <w:rPr>
            <w:noProof/>
            <w:webHidden/>
          </w:rPr>
          <w:t>7</w:t>
        </w:r>
        <w:r w:rsidR="00F50222">
          <w:rPr>
            <w:noProof/>
            <w:webHidden/>
          </w:rPr>
          <w:fldChar w:fldCharType="end"/>
        </w:r>
      </w:hyperlink>
    </w:p>
    <w:p w14:paraId="7EF4C8B2" w14:textId="524607A5"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46" w:history="1">
        <w:r w:rsidR="00F50222" w:rsidRPr="00423F6B">
          <w:rPr>
            <w:rStyle w:val="Hyperlink"/>
            <w:noProof/>
          </w:rPr>
          <w:t>Table 3.3</w:t>
        </w:r>
        <w:r w:rsidR="00F50222" w:rsidRPr="00423F6B">
          <w:rPr>
            <w:rStyle w:val="Hyperlink"/>
            <w:noProof/>
            <w:lang w:val="en-US"/>
          </w:rPr>
          <w:t>: Search news</w:t>
        </w:r>
        <w:r w:rsidR="00F50222">
          <w:rPr>
            <w:noProof/>
            <w:webHidden/>
          </w:rPr>
          <w:tab/>
        </w:r>
        <w:r w:rsidR="00F50222">
          <w:rPr>
            <w:noProof/>
            <w:webHidden/>
          </w:rPr>
          <w:fldChar w:fldCharType="begin"/>
        </w:r>
        <w:r w:rsidR="00F50222">
          <w:rPr>
            <w:noProof/>
            <w:webHidden/>
          </w:rPr>
          <w:instrText xml:space="preserve"> PAGEREF _Toc32870346 \h </w:instrText>
        </w:r>
        <w:r w:rsidR="00F50222">
          <w:rPr>
            <w:noProof/>
            <w:webHidden/>
          </w:rPr>
        </w:r>
        <w:r w:rsidR="00F50222">
          <w:rPr>
            <w:noProof/>
            <w:webHidden/>
          </w:rPr>
          <w:fldChar w:fldCharType="separate"/>
        </w:r>
        <w:r w:rsidR="00F50222">
          <w:rPr>
            <w:noProof/>
            <w:webHidden/>
          </w:rPr>
          <w:t>2</w:t>
        </w:r>
        <w:r w:rsidR="00D73C9F">
          <w:rPr>
            <w:noProof/>
            <w:webHidden/>
          </w:rPr>
          <w:t>8</w:t>
        </w:r>
        <w:r w:rsidR="00F50222">
          <w:rPr>
            <w:noProof/>
            <w:webHidden/>
          </w:rPr>
          <w:fldChar w:fldCharType="end"/>
        </w:r>
      </w:hyperlink>
    </w:p>
    <w:p w14:paraId="0FC44223" w14:textId="3657131F"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47" w:history="1">
        <w:r w:rsidR="00F50222" w:rsidRPr="00423F6B">
          <w:rPr>
            <w:rStyle w:val="Hyperlink"/>
            <w:noProof/>
          </w:rPr>
          <w:t>Table 3.4</w:t>
        </w:r>
        <w:r w:rsidR="00F50222" w:rsidRPr="00423F6B">
          <w:rPr>
            <w:rStyle w:val="Hyperlink"/>
            <w:noProof/>
            <w:lang w:val="en-US"/>
          </w:rPr>
          <w:t xml:space="preserve">: </w:t>
        </w:r>
        <w:r w:rsidR="007E15B8">
          <w:rPr>
            <w:rStyle w:val="Hyperlink"/>
            <w:noProof/>
            <w:lang w:val="en-US"/>
          </w:rPr>
          <w:t>S</w:t>
        </w:r>
        <w:r w:rsidR="00F50222" w:rsidRPr="00423F6B">
          <w:rPr>
            <w:rStyle w:val="Hyperlink"/>
            <w:noProof/>
            <w:lang w:val="en-US"/>
          </w:rPr>
          <w:t>earch history</w:t>
        </w:r>
        <w:r w:rsidR="00F50222">
          <w:rPr>
            <w:noProof/>
            <w:webHidden/>
          </w:rPr>
          <w:tab/>
        </w:r>
        <w:r w:rsidR="00D73C9F">
          <w:rPr>
            <w:noProof/>
            <w:webHidden/>
          </w:rPr>
          <w:t>29</w:t>
        </w:r>
      </w:hyperlink>
    </w:p>
    <w:p w14:paraId="7729FAB9" w14:textId="6F153C8F"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48" w:history="1">
        <w:r w:rsidR="00F50222" w:rsidRPr="00423F6B">
          <w:rPr>
            <w:rStyle w:val="Hyperlink"/>
            <w:noProof/>
          </w:rPr>
          <w:t>Table 3.5</w:t>
        </w:r>
        <w:r w:rsidR="00F50222" w:rsidRPr="00423F6B">
          <w:rPr>
            <w:rStyle w:val="Hyperlink"/>
            <w:noProof/>
            <w:lang w:val="en-US"/>
          </w:rPr>
          <w:t xml:space="preserve">: </w:t>
        </w:r>
        <w:r w:rsidR="000E6B2C">
          <w:rPr>
            <w:rStyle w:val="Hyperlink"/>
            <w:noProof/>
            <w:lang w:val="en-US"/>
          </w:rPr>
          <w:t>Select</w:t>
        </w:r>
        <w:r w:rsidR="00F50222" w:rsidRPr="00423F6B">
          <w:rPr>
            <w:rStyle w:val="Hyperlink"/>
            <w:noProof/>
            <w:lang w:val="en-US"/>
          </w:rPr>
          <w:t xml:space="preserve"> news interests</w:t>
        </w:r>
        <w:r w:rsidR="00F50222">
          <w:rPr>
            <w:noProof/>
            <w:webHidden/>
          </w:rPr>
          <w:tab/>
        </w:r>
        <w:r w:rsidR="00AC558E">
          <w:rPr>
            <w:noProof/>
            <w:webHidden/>
          </w:rPr>
          <w:t>3</w:t>
        </w:r>
        <w:r w:rsidR="00D73C9F">
          <w:rPr>
            <w:noProof/>
            <w:webHidden/>
          </w:rPr>
          <w:t>0</w:t>
        </w:r>
      </w:hyperlink>
    </w:p>
    <w:p w14:paraId="20848C63" w14:textId="5A0ADBED"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49" w:history="1">
        <w:r w:rsidR="00F50222" w:rsidRPr="00423F6B">
          <w:rPr>
            <w:rStyle w:val="Hyperlink"/>
            <w:noProof/>
          </w:rPr>
          <w:t>Table 3.6</w:t>
        </w:r>
        <w:r w:rsidR="00F50222" w:rsidRPr="00423F6B">
          <w:rPr>
            <w:rStyle w:val="Hyperlink"/>
            <w:noProof/>
            <w:lang w:val="en-US"/>
          </w:rPr>
          <w:t xml:space="preserve">: </w:t>
        </w:r>
        <w:r w:rsidR="007E15B8">
          <w:rPr>
            <w:rStyle w:val="Hyperlink"/>
            <w:noProof/>
            <w:lang w:val="en-US"/>
          </w:rPr>
          <w:t>Save news</w:t>
        </w:r>
        <w:r w:rsidR="00F50222">
          <w:rPr>
            <w:noProof/>
            <w:webHidden/>
          </w:rPr>
          <w:tab/>
        </w:r>
        <w:r w:rsidR="00F50222">
          <w:rPr>
            <w:noProof/>
            <w:webHidden/>
          </w:rPr>
          <w:fldChar w:fldCharType="begin"/>
        </w:r>
        <w:r w:rsidR="00F50222">
          <w:rPr>
            <w:noProof/>
            <w:webHidden/>
          </w:rPr>
          <w:instrText xml:space="preserve"> PAGEREF _Toc32870349 \h </w:instrText>
        </w:r>
        <w:r w:rsidR="00F50222">
          <w:rPr>
            <w:noProof/>
            <w:webHidden/>
          </w:rPr>
        </w:r>
        <w:r w:rsidR="00F50222">
          <w:rPr>
            <w:noProof/>
            <w:webHidden/>
          </w:rPr>
          <w:fldChar w:fldCharType="separate"/>
        </w:r>
        <w:r w:rsidR="00F50222">
          <w:rPr>
            <w:noProof/>
            <w:webHidden/>
          </w:rPr>
          <w:t>3</w:t>
        </w:r>
        <w:r w:rsidR="00D73C9F">
          <w:rPr>
            <w:noProof/>
            <w:webHidden/>
          </w:rPr>
          <w:t>2</w:t>
        </w:r>
        <w:r w:rsidR="00F50222">
          <w:rPr>
            <w:noProof/>
            <w:webHidden/>
          </w:rPr>
          <w:fldChar w:fldCharType="end"/>
        </w:r>
      </w:hyperlink>
    </w:p>
    <w:p w14:paraId="180A6B23" w14:textId="378DADE0" w:rsidR="00F50222" w:rsidRDefault="00164DE1">
      <w:pPr>
        <w:pStyle w:val="TableofFigures"/>
        <w:tabs>
          <w:tab w:val="right" w:leader="dot" w:pos="8656"/>
        </w:tabs>
        <w:rPr>
          <w:rFonts w:asciiTheme="minorHAnsi" w:eastAsiaTheme="minorEastAsia" w:hAnsiTheme="minorHAnsi"/>
          <w:noProof/>
          <w:color w:val="auto"/>
          <w:sz w:val="22"/>
          <w:lang w:val="en-US"/>
        </w:rPr>
      </w:pPr>
      <w:hyperlink w:anchor="_Toc32870350" w:history="1">
        <w:r w:rsidR="00F50222" w:rsidRPr="00423F6B">
          <w:rPr>
            <w:rStyle w:val="Hyperlink"/>
            <w:noProof/>
          </w:rPr>
          <w:t>Table 3.7</w:t>
        </w:r>
        <w:r w:rsidR="00F50222" w:rsidRPr="00423F6B">
          <w:rPr>
            <w:rStyle w:val="Hyperlink"/>
            <w:noProof/>
            <w:lang w:val="en-US"/>
          </w:rPr>
          <w:t xml:space="preserve">: </w:t>
        </w:r>
        <w:r w:rsidR="007E15B8">
          <w:rPr>
            <w:rStyle w:val="Hyperlink"/>
            <w:noProof/>
            <w:lang w:val="en-US"/>
          </w:rPr>
          <w:t>Latest news</w:t>
        </w:r>
        <w:r w:rsidR="00F50222">
          <w:rPr>
            <w:noProof/>
            <w:webHidden/>
          </w:rPr>
          <w:tab/>
        </w:r>
        <w:r w:rsidR="00F50222">
          <w:rPr>
            <w:noProof/>
            <w:webHidden/>
          </w:rPr>
          <w:fldChar w:fldCharType="begin"/>
        </w:r>
        <w:r w:rsidR="00F50222">
          <w:rPr>
            <w:noProof/>
            <w:webHidden/>
          </w:rPr>
          <w:instrText xml:space="preserve"> PAGEREF _Toc32870350 \h </w:instrText>
        </w:r>
        <w:r w:rsidR="00F50222">
          <w:rPr>
            <w:noProof/>
            <w:webHidden/>
          </w:rPr>
        </w:r>
        <w:r w:rsidR="00F50222">
          <w:rPr>
            <w:noProof/>
            <w:webHidden/>
          </w:rPr>
          <w:fldChar w:fldCharType="separate"/>
        </w:r>
        <w:r w:rsidR="00F50222">
          <w:rPr>
            <w:noProof/>
            <w:webHidden/>
          </w:rPr>
          <w:t>3</w:t>
        </w:r>
        <w:r w:rsidR="00D73C9F">
          <w:rPr>
            <w:noProof/>
            <w:webHidden/>
          </w:rPr>
          <w:t>3</w:t>
        </w:r>
        <w:r w:rsidR="00F50222">
          <w:rPr>
            <w:noProof/>
            <w:webHidden/>
          </w:rPr>
          <w:fldChar w:fldCharType="end"/>
        </w:r>
      </w:hyperlink>
    </w:p>
    <w:p w14:paraId="526CB2AA" w14:textId="47D5298C" w:rsidR="007E15B8" w:rsidRDefault="00F50222" w:rsidP="007E15B8">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007E15B8" w:rsidRPr="007E15B8">
        <w:rPr>
          <w:noProof/>
        </w:rPr>
        <w:t>Table 3.</w:t>
      </w:r>
      <w:r w:rsidR="007E15B8">
        <w:rPr>
          <w:noProof/>
        </w:rPr>
        <w:t>8</w:t>
      </w:r>
      <w:r w:rsidR="007E15B8" w:rsidRPr="007E15B8">
        <w:rPr>
          <w:noProof/>
          <w:lang w:val="en-US"/>
        </w:rPr>
        <w:t xml:space="preserve">: </w:t>
      </w:r>
      <w:r w:rsidR="007E15B8">
        <w:rPr>
          <w:noProof/>
          <w:lang w:val="en-US"/>
        </w:rPr>
        <w:t>Newsfeed</w:t>
      </w:r>
      <w:r w:rsidR="007E15B8">
        <w:rPr>
          <w:noProof/>
          <w:webHidden/>
        </w:rPr>
        <w:tab/>
      </w:r>
      <w:r w:rsidR="007E15B8">
        <w:rPr>
          <w:noProof/>
          <w:webHidden/>
        </w:rPr>
        <w:fldChar w:fldCharType="begin"/>
      </w:r>
      <w:r w:rsidR="007E15B8">
        <w:rPr>
          <w:noProof/>
          <w:webHidden/>
        </w:rPr>
        <w:instrText xml:space="preserve"> PAGEREF _Toc32870350 \h </w:instrText>
      </w:r>
      <w:r w:rsidR="007E15B8">
        <w:rPr>
          <w:noProof/>
          <w:webHidden/>
        </w:rPr>
      </w:r>
      <w:r w:rsidR="007E15B8">
        <w:rPr>
          <w:noProof/>
          <w:webHidden/>
        </w:rPr>
        <w:fldChar w:fldCharType="separate"/>
      </w:r>
      <w:r w:rsidR="007E15B8">
        <w:rPr>
          <w:noProof/>
          <w:webHidden/>
        </w:rPr>
        <w:t>3</w:t>
      </w:r>
      <w:r w:rsidR="006B34B0">
        <w:rPr>
          <w:noProof/>
          <w:webHidden/>
        </w:rPr>
        <w:t>4</w:t>
      </w:r>
      <w:r w:rsidR="007E15B8">
        <w:rPr>
          <w:noProof/>
          <w:webHidden/>
        </w:rPr>
        <w:fldChar w:fldCharType="end"/>
      </w:r>
    </w:p>
    <w:p w14:paraId="4048D698" w14:textId="3F564020" w:rsidR="00DC0837" w:rsidRDefault="00DC0837" w:rsidP="00DC0837">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4" w:history="1">
        <w:r w:rsidRPr="00423F6B">
          <w:rPr>
            <w:rStyle w:val="Hyperlink"/>
            <w:noProof/>
          </w:rPr>
          <w:t xml:space="preserve">Table </w:t>
        </w:r>
        <w:r>
          <w:rPr>
            <w:rStyle w:val="Hyperlink"/>
            <w:noProof/>
          </w:rPr>
          <w:t>6</w:t>
        </w:r>
        <w:r w:rsidRPr="00423F6B">
          <w:rPr>
            <w:rStyle w:val="Hyperlink"/>
            <w:noProof/>
          </w:rPr>
          <w:t>.1</w:t>
        </w:r>
        <w:r w:rsidRPr="00423F6B">
          <w:rPr>
            <w:rStyle w:val="Hyperlink"/>
            <w:noProof/>
            <w:lang w:val="en-US"/>
          </w:rPr>
          <w:t>: Sign in</w:t>
        </w:r>
        <w:r>
          <w:rPr>
            <w:noProof/>
            <w:webHidden/>
          </w:rPr>
          <w:tab/>
        </w:r>
        <w:r w:rsidR="00A84FF5">
          <w:rPr>
            <w:noProof/>
            <w:webHidden/>
          </w:rPr>
          <w:t>68</w:t>
        </w:r>
      </w:hyperlink>
    </w:p>
    <w:p w14:paraId="455D6BA5" w14:textId="2A1A8933" w:rsidR="00DC0837" w:rsidRDefault="00164DE1" w:rsidP="00DC0837">
      <w:pPr>
        <w:pStyle w:val="TableofFigures"/>
        <w:tabs>
          <w:tab w:val="right" w:leader="dot" w:pos="8656"/>
        </w:tabs>
        <w:rPr>
          <w:rFonts w:asciiTheme="minorHAnsi" w:eastAsiaTheme="minorEastAsia" w:hAnsiTheme="minorHAnsi"/>
          <w:noProof/>
          <w:color w:val="auto"/>
          <w:sz w:val="22"/>
          <w:lang w:val="en-US"/>
        </w:rPr>
      </w:pPr>
      <w:hyperlink w:anchor="_Toc32870345" w:history="1">
        <w:r w:rsidR="00DC0837" w:rsidRPr="00423F6B">
          <w:rPr>
            <w:rStyle w:val="Hyperlink"/>
            <w:noProof/>
          </w:rPr>
          <w:t xml:space="preserve">Table </w:t>
        </w:r>
        <w:r w:rsidR="00DC0837">
          <w:rPr>
            <w:rStyle w:val="Hyperlink"/>
            <w:noProof/>
          </w:rPr>
          <w:t>6</w:t>
        </w:r>
        <w:r w:rsidR="00DC0837" w:rsidRPr="00423F6B">
          <w:rPr>
            <w:rStyle w:val="Hyperlink"/>
            <w:noProof/>
          </w:rPr>
          <w:t>.2</w:t>
        </w:r>
        <w:r w:rsidR="00DC0837" w:rsidRPr="00423F6B">
          <w:rPr>
            <w:rStyle w:val="Hyperlink"/>
            <w:noProof/>
            <w:lang w:val="en-US"/>
          </w:rPr>
          <w:t>: Sign up</w:t>
        </w:r>
        <w:r w:rsidR="00DC0837">
          <w:rPr>
            <w:noProof/>
            <w:webHidden/>
          </w:rPr>
          <w:tab/>
        </w:r>
        <w:r w:rsidR="00A84FF5">
          <w:rPr>
            <w:noProof/>
            <w:webHidden/>
          </w:rPr>
          <w:t>69</w:t>
        </w:r>
      </w:hyperlink>
    </w:p>
    <w:p w14:paraId="2BF77E65" w14:textId="47060C0A" w:rsidR="00DC0837" w:rsidRDefault="00164DE1" w:rsidP="00DC0837">
      <w:pPr>
        <w:pStyle w:val="TableofFigures"/>
        <w:tabs>
          <w:tab w:val="right" w:leader="dot" w:pos="8656"/>
        </w:tabs>
        <w:rPr>
          <w:rFonts w:asciiTheme="minorHAnsi" w:eastAsiaTheme="minorEastAsia" w:hAnsiTheme="minorHAnsi"/>
          <w:noProof/>
          <w:color w:val="auto"/>
          <w:sz w:val="22"/>
          <w:lang w:val="en-US"/>
        </w:rPr>
      </w:pPr>
      <w:hyperlink w:anchor="_Toc32870346" w:history="1">
        <w:r w:rsidR="00DC0837" w:rsidRPr="00423F6B">
          <w:rPr>
            <w:rStyle w:val="Hyperlink"/>
            <w:noProof/>
          </w:rPr>
          <w:t xml:space="preserve">Table </w:t>
        </w:r>
        <w:r w:rsidR="00DC0837">
          <w:rPr>
            <w:rStyle w:val="Hyperlink"/>
            <w:noProof/>
          </w:rPr>
          <w:t>6</w:t>
        </w:r>
        <w:r w:rsidR="00DC0837" w:rsidRPr="00423F6B">
          <w:rPr>
            <w:rStyle w:val="Hyperlink"/>
            <w:noProof/>
          </w:rPr>
          <w:t>.3</w:t>
        </w:r>
        <w:r w:rsidR="00DC0837" w:rsidRPr="00423F6B">
          <w:rPr>
            <w:rStyle w:val="Hyperlink"/>
            <w:noProof/>
            <w:lang w:val="en-US"/>
          </w:rPr>
          <w:t>: Search news</w:t>
        </w:r>
        <w:r w:rsidR="00DC0837">
          <w:rPr>
            <w:noProof/>
            <w:webHidden/>
          </w:rPr>
          <w:tab/>
        </w:r>
        <w:r w:rsidR="00A84FF5">
          <w:rPr>
            <w:noProof/>
            <w:webHidden/>
          </w:rPr>
          <w:t>70</w:t>
        </w:r>
      </w:hyperlink>
    </w:p>
    <w:p w14:paraId="50B8C048" w14:textId="54EB46A0" w:rsidR="00DC0837" w:rsidRDefault="00164DE1" w:rsidP="00DC0837">
      <w:pPr>
        <w:pStyle w:val="TableofFigures"/>
        <w:tabs>
          <w:tab w:val="right" w:leader="dot" w:pos="8656"/>
        </w:tabs>
        <w:rPr>
          <w:rFonts w:asciiTheme="minorHAnsi" w:eastAsiaTheme="minorEastAsia" w:hAnsiTheme="minorHAnsi"/>
          <w:noProof/>
          <w:color w:val="auto"/>
          <w:sz w:val="22"/>
          <w:lang w:val="en-US"/>
        </w:rPr>
      </w:pPr>
      <w:hyperlink w:anchor="_Toc32870347" w:history="1">
        <w:r w:rsidR="00DC0837" w:rsidRPr="00423F6B">
          <w:rPr>
            <w:rStyle w:val="Hyperlink"/>
            <w:noProof/>
          </w:rPr>
          <w:t xml:space="preserve">Table </w:t>
        </w:r>
        <w:r w:rsidR="00DC0837">
          <w:rPr>
            <w:rStyle w:val="Hyperlink"/>
            <w:noProof/>
          </w:rPr>
          <w:t>6</w:t>
        </w:r>
        <w:r w:rsidR="00DC0837" w:rsidRPr="00423F6B">
          <w:rPr>
            <w:rStyle w:val="Hyperlink"/>
            <w:noProof/>
          </w:rPr>
          <w:t>.4</w:t>
        </w:r>
        <w:r w:rsidR="00DC0837" w:rsidRPr="00423F6B">
          <w:rPr>
            <w:rStyle w:val="Hyperlink"/>
            <w:noProof/>
            <w:lang w:val="en-US"/>
          </w:rPr>
          <w:t xml:space="preserve">: </w:t>
        </w:r>
        <w:r w:rsidR="00DC0837">
          <w:rPr>
            <w:rStyle w:val="Hyperlink"/>
            <w:noProof/>
            <w:lang w:val="en-US"/>
          </w:rPr>
          <w:t>S</w:t>
        </w:r>
        <w:r w:rsidR="00DC0837" w:rsidRPr="00423F6B">
          <w:rPr>
            <w:rStyle w:val="Hyperlink"/>
            <w:noProof/>
            <w:lang w:val="en-US"/>
          </w:rPr>
          <w:t>earch history</w:t>
        </w:r>
        <w:r w:rsidR="00DC0837">
          <w:rPr>
            <w:noProof/>
            <w:webHidden/>
          </w:rPr>
          <w:tab/>
        </w:r>
        <w:r w:rsidR="00A84FF5">
          <w:rPr>
            <w:noProof/>
            <w:webHidden/>
          </w:rPr>
          <w:t>71</w:t>
        </w:r>
      </w:hyperlink>
    </w:p>
    <w:p w14:paraId="5AB570F5" w14:textId="71F9E982" w:rsidR="00DC0837" w:rsidRDefault="00164DE1" w:rsidP="00DC0837">
      <w:pPr>
        <w:pStyle w:val="TableofFigures"/>
        <w:tabs>
          <w:tab w:val="right" w:leader="dot" w:pos="8656"/>
        </w:tabs>
        <w:rPr>
          <w:rFonts w:asciiTheme="minorHAnsi" w:eastAsiaTheme="minorEastAsia" w:hAnsiTheme="minorHAnsi"/>
          <w:noProof/>
          <w:color w:val="auto"/>
          <w:sz w:val="22"/>
          <w:lang w:val="en-US"/>
        </w:rPr>
      </w:pPr>
      <w:hyperlink w:anchor="_Toc32870348" w:history="1">
        <w:r w:rsidR="00DC0837" w:rsidRPr="00423F6B">
          <w:rPr>
            <w:rStyle w:val="Hyperlink"/>
            <w:noProof/>
          </w:rPr>
          <w:t xml:space="preserve">Table </w:t>
        </w:r>
        <w:r w:rsidR="00DC0837">
          <w:rPr>
            <w:rStyle w:val="Hyperlink"/>
            <w:noProof/>
          </w:rPr>
          <w:t>6</w:t>
        </w:r>
        <w:r w:rsidR="00DC0837" w:rsidRPr="00423F6B">
          <w:rPr>
            <w:rStyle w:val="Hyperlink"/>
            <w:noProof/>
          </w:rPr>
          <w:t>.5</w:t>
        </w:r>
        <w:r w:rsidR="00DC0837" w:rsidRPr="00423F6B">
          <w:rPr>
            <w:rStyle w:val="Hyperlink"/>
            <w:noProof/>
            <w:lang w:val="en-US"/>
          </w:rPr>
          <w:t xml:space="preserve">: </w:t>
        </w:r>
        <w:r w:rsidR="00DC0837">
          <w:rPr>
            <w:rStyle w:val="Hyperlink"/>
            <w:noProof/>
            <w:lang w:val="en-US"/>
          </w:rPr>
          <w:t>Select</w:t>
        </w:r>
        <w:r w:rsidR="00DC0837" w:rsidRPr="00423F6B">
          <w:rPr>
            <w:rStyle w:val="Hyperlink"/>
            <w:noProof/>
            <w:lang w:val="en-US"/>
          </w:rPr>
          <w:t xml:space="preserve"> news interests</w:t>
        </w:r>
        <w:r w:rsidR="00DC0837">
          <w:rPr>
            <w:noProof/>
            <w:webHidden/>
          </w:rPr>
          <w:tab/>
        </w:r>
        <w:r w:rsidR="00A84FF5">
          <w:rPr>
            <w:noProof/>
            <w:webHidden/>
          </w:rPr>
          <w:t>72</w:t>
        </w:r>
      </w:hyperlink>
    </w:p>
    <w:p w14:paraId="7DBB48EF" w14:textId="7BAF0D90" w:rsidR="00DC0837" w:rsidRDefault="00164DE1" w:rsidP="00DC0837">
      <w:pPr>
        <w:pStyle w:val="TableofFigures"/>
        <w:tabs>
          <w:tab w:val="right" w:leader="dot" w:pos="8656"/>
        </w:tabs>
        <w:rPr>
          <w:rFonts w:asciiTheme="minorHAnsi" w:eastAsiaTheme="minorEastAsia" w:hAnsiTheme="minorHAnsi"/>
          <w:noProof/>
          <w:color w:val="auto"/>
          <w:sz w:val="22"/>
          <w:lang w:val="en-US"/>
        </w:rPr>
      </w:pPr>
      <w:hyperlink w:anchor="_Toc32870349" w:history="1">
        <w:r w:rsidR="00DC0837" w:rsidRPr="00423F6B">
          <w:rPr>
            <w:rStyle w:val="Hyperlink"/>
            <w:noProof/>
          </w:rPr>
          <w:t xml:space="preserve">Table </w:t>
        </w:r>
        <w:r w:rsidR="00DC0837">
          <w:rPr>
            <w:rStyle w:val="Hyperlink"/>
            <w:noProof/>
          </w:rPr>
          <w:t>6</w:t>
        </w:r>
        <w:r w:rsidR="00DC0837" w:rsidRPr="00423F6B">
          <w:rPr>
            <w:rStyle w:val="Hyperlink"/>
            <w:noProof/>
          </w:rPr>
          <w:t>.6</w:t>
        </w:r>
        <w:r w:rsidR="00DC0837" w:rsidRPr="00423F6B">
          <w:rPr>
            <w:rStyle w:val="Hyperlink"/>
            <w:noProof/>
            <w:lang w:val="en-US"/>
          </w:rPr>
          <w:t xml:space="preserve">: </w:t>
        </w:r>
        <w:r w:rsidR="00DC0837">
          <w:rPr>
            <w:rStyle w:val="Hyperlink"/>
            <w:noProof/>
            <w:lang w:val="en-US"/>
          </w:rPr>
          <w:t>Save news</w:t>
        </w:r>
        <w:r w:rsidR="00DC0837">
          <w:rPr>
            <w:noProof/>
            <w:webHidden/>
          </w:rPr>
          <w:tab/>
        </w:r>
        <w:r w:rsidR="00A84FF5">
          <w:rPr>
            <w:noProof/>
            <w:webHidden/>
          </w:rPr>
          <w:t>73</w:t>
        </w:r>
      </w:hyperlink>
    </w:p>
    <w:p w14:paraId="14E9E22D" w14:textId="4665C6B2" w:rsidR="00DC0837" w:rsidRDefault="00164DE1" w:rsidP="00DC0837">
      <w:pPr>
        <w:pStyle w:val="TableofFigures"/>
        <w:tabs>
          <w:tab w:val="right" w:leader="dot" w:pos="8656"/>
        </w:tabs>
        <w:rPr>
          <w:rFonts w:asciiTheme="minorHAnsi" w:eastAsiaTheme="minorEastAsia" w:hAnsiTheme="minorHAnsi"/>
          <w:noProof/>
          <w:color w:val="auto"/>
          <w:sz w:val="22"/>
          <w:lang w:val="en-US"/>
        </w:rPr>
      </w:pPr>
      <w:hyperlink w:anchor="_Toc32870350" w:history="1">
        <w:r w:rsidR="00DC0837" w:rsidRPr="00423F6B">
          <w:rPr>
            <w:rStyle w:val="Hyperlink"/>
            <w:noProof/>
          </w:rPr>
          <w:t xml:space="preserve">Table </w:t>
        </w:r>
        <w:r w:rsidR="00DC0837">
          <w:rPr>
            <w:rStyle w:val="Hyperlink"/>
            <w:noProof/>
          </w:rPr>
          <w:t>6</w:t>
        </w:r>
        <w:r w:rsidR="00DC0837" w:rsidRPr="00423F6B">
          <w:rPr>
            <w:rStyle w:val="Hyperlink"/>
            <w:noProof/>
          </w:rPr>
          <w:t>.7</w:t>
        </w:r>
        <w:r w:rsidR="00DC0837" w:rsidRPr="00423F6B">
          <w:rPr>
            <w:rStyle w:val="Hyperlink"/>
            <w:noProof/>
            <w:lang w:val="en-US"/>
          </w:rPr>
          <w:t xml:space="preserve">: </w:t>
        </w:r>
        <w:r w:rsidR="00DC0837">
          <w:rPr>
            <w:rStyle w:val="Hyperlink"/>
            <w:noProof/>
            <w:lang w:val="en-US"/>
          </w:rPr>
          <w:t>Latest news</w:t>
        </w:r>
        <w:r w:rsidR="00DC0837">
          <w:rPr>
            <w:noProof/>
            <w:webHidden/>
          </w:rPr>
          <w:tab/>
        </w:r>
        <w:r w:rsidR="00A84FF5">
          <w:rPr>
            <w:noProof/>
            <w:webHidden/>
          </w:rPr>
          <w:t>74</w:t>
        </w:r>
      </w:hyperlink>
    </w:p>
    <w:p w14:paraId="6B969ACF" w14:textId="08A65CB4" w:rsidR="00DC0837" w:rsidRDefault="00DC0837" w:rsidP="00DC0837">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Pr="007E15B8">
        <w:rPr>
          <w:noProof/>
        </w:rPr>
        <w:t xml:space="preserve">Table </w:t>
      </w:r>
      <w:r>
        <w:rPr>
          <w:noProof/>
        </w:rPr>
        <w:t>6</w:t>
      </w:r>
      <w:r w:rsidRPr="007E15B8">
        <w:rPr>
          <w:noProof/>
        </w:rPr>
        <w:t>.</w:t>
      </w:r>
      <w:r>
        <w:rPr>
          <w:noProof/>
        </w:rPr>
        <w:t>8</w:t>
      </w:r>
      <w:r w:rsidRPr="007E15B8">
        <w:rPr>
          <w:noProof/>
          <w:lang w:val="en-US"/>
        </w:rPr>
        <w:t xml:space="preserve">: </w:t>
      </w:r>
      <w:r>
        <w:rPr>
          <w:noProof/>
          <w:lang w:val="en-US"/>
        </w:rPr>
        <w:t>Newsfeed</w:t>
      </w:r>
      <w:r>
        <w:rPr>
          <w:noProof/>
          <w:webHidden/>
        </w:rPr>
        <w:tab/>
      </w:r>
      <w:r w:rsidR="00A84FF5">
        <w:rPr>
          <w:noProof/>
          <w:webHidden/>
        </w:rPr>
        <w:t>76</w:t>
      </w:r>
    </w:p>
    <w:p w14:paraId="27CB02A2" w14:textId="2F0EF67B" w:rsidR="00B55900" w:rsidRDefault="00B55900">
      <w:pPr>
        <w:spacing w:line="259" w:lineRule="auto"/>
        <w:jc w:val="left"/>
        <w:rPr>
          <w:rFonts w:cs="Times New Roman"/>
          <w:b/>
          <w:bCs/>
          <w:sz w:val="32"/>
          <w:szCs w:val="32"/>
        </w:rPr>
      </w:pPr>
    </w:p>
    <w:p w14:paraId="199D10D0" w14:textId="24B1E65A" w:rsidR="00B55900" w:rsidRDefault="00B55900" w:rsidP="00B11618">
      <w:pPr>
        <w:spacing w:line="259" w:lineRule="auto"/>
        <w:jc w:val="left"/>
        <w:rPr>
          <w:rFonts w:cs="Times New Roman"/>
          <w:b/>
          <w:bCs/>
          <w:sz w:val="32"/>
          <w:szCs w:val="32"/>
        </w:rPr>
      </w:pPr>
      <w:r>
        <w:rPr>
          <w:rFonts w:cs="Times New Roman"/>
          <w:b/>
          <w:bCs/>
          <w:sz w:val="32"/>
          <w:szCs w:val="32"/>
        </w:rPr>
        <w:br w:type="page"/>
      </w:r>
    </w:p>
    <w:p w14:paraId="57488BF3" w14:textId="77777777" w:rsidR="00B55900" w:rsidRDefault="00B55900">
      <w:pPr>
        <w:spacing w:line="259" w:lineRule="auto"/>
        <w:jc w:val="left"/>
        <w:rPr>
          <w:rFonts w:cs="Times New Roman"/>
          <w:b/>
          <w:bCs/>
          <w:sz w:val="32"/>
          <w:szCs w:val="32"/>
        </w:rPr>
      </w:pPr>
    </w:p>
    <w:p w14:paraId="586C9BEE" w14:textId="77777777" w:rsidR="00B55900" w:rsidRPr="008D18BE" w:rsidRDefault="00B55900" w:rsidP="00B55900">
      <w:pPr>
        <w:spacing w:before="245" w:after="0" w:line="276" w:lineRule="auto"/>
        <w:jc w:val="center"/>
        <w:rPr>
          <w:rFonts w:cs="Times New Roman"/>
          <w:b/>
          <w:bCs/>
          <w:sz w:val="32"/>
          <w:szCs w:val="32"/>
        </w:rPr>
      </w:pPr>
    </w:p>
    <w:p w14:paraId="6E32CBD6" w14:textId="77777777" w:rsidR="00AE4B5B" w:rsidRDefault="00AE4B5B" w:rsidP="00AE4B5B">
      <w:pPr>
        <w:jc w:val="center"/>
      </w:pPr>
    </w:p>
    <w:p w14:paraId="2DC2B7EB" w14:textId="77777777" w:rsidR="00AE4B5B" w:rsidRDefault="00AE4B5B" w:rsidP="00AE4B5B">
      <w:pPr>
        <w:jc w:val="center"/>
      </w:pPr>
    </w:p>
    <w:p w14:paraId="221690DC" w14:textId="77777777" w:rsidR="00AE4B5B" w:rsidRDefault="00AE4B5B" w:rsidP="00AE4B5B">
      <w:pPr>
        <w:jc w:val="center"/>
      </w:pPr>
    </w:p>
    <w:p w14:paraId="56BFFD45" w14:textId="77777777" w:rsidR="00AE4B5B" w:rsidRDefault="00AE4B5B" w:rsidP="00AE4B5B">
      <w:pPr>
        <w:jc w:val="center"/>
      </w:pPr>
    </w:p>
    <w:p w14:paraId="1E64267F" w14:textId="77777777" w:rsidR="00AE4B5B" w:rsidRDefault="00AE4B5B" w:rsidP="00AE4B5B">
      <w:pPr>
        <w:jc w:val="center"/>
      </w:pPr>
    </w:p>
    <w:p w14:paraId="0325953B" w14:textId="77777777" w:rsidR="00AE4B5B" w:rsidRDefault="00AE4B5B" w:rsidP="00AE4B5B">
      <w:pPr>
        <w:jc w:val="center"/>
      </w:pPr>
    </w:p>
    <w:p w14:paraId="56CAD5E3" w14:textId="3E7C4BF8" w:rsidR="00960A92" w:rsidRDefault="00960A92" w:rsidP="00B55900"/>
    <w:p w14:paraId="417B2F27" w14:textId="77777777" w:rsidR="00960A92" w:rsidRDefault="00960A92" w:rsidP="00B55900"/>
    <w:p w14:paraId="0C151FD6" w14:textId="77777777" w:rsidR="00AE4B5B" w:rsidRDefault="00AE4B5B" w:rsidP="00C048DB"/>
    <w:p w14:paraId="21731542" w14:textId="77777777" w:rsidR="005A51C9" w:rsidRPr="00AE6839" w:rsidRDefault="00452462" w:rsidP="00AE6839">
      <w:pPr>
        <w:pStyle w:val="Heading1"/>
        <w:ind w:left="360" w:hanging="360"/>
        <w:jc w:val="center"/>
        <w:rPr>
          <w:sz w:val="36"/>
          <w:szCs w:val="36"/>
        </w:rPr>
      </w:pPr>
      <w:bookmarkStart w:id="1" w:name="_Toc42742444"/>
      <w:r w:rsidRPr="00AE6839">
        <w:rPr>
          <w:sz w:val="36"/>
          <w:szCs w:val="36"/>
        </w:rPr>
        <w:t>CHAPTER 1</w:t>
      </w:r>
      <w:bookmarkEnd w:id="1"/>
    </w:p>
    <w:p w14:paraId="57034783" w14:textId="77777777" w:rsidR="005A51C9" w:rsidRPr="00280EDF" w:rsidRDefault="00452462" w:rsidP="00AE6839">
      <w:pPr>
        <w:pStyle w:val="Heading1"/>
        <w:ind w:left="360" w:hanging="360"/>
        <w:jc w:val="center"/>
        <w:rPr>
          <w:sz w:val="40"/>
          <w:szCs w:val="40"/>
        </w:rPr>
      </w:pPr>
      <w:bookmarkStart w:id="2" w:name="_Toc42742445"/>
      <w:r w:rsidRPr="00280EDF">
        <w:rPr>
          <w:sz w:val="40"/>
          <w:szCs w:val="40"/>
        </w:rPr>
        <w:t>INTRODUCTION</w:t>
      </w:r>
      <w:bookmarkEnd w:id="2"/>
    </w:p>
    <w:p w14:paraId="7FDEA7F9" w14:textId="7B6E900F" w:rsidR="00AE4B5B" w:rsidRPr="00B854DB" w:rsidRDefault="005A51C9" w:rsidP="00B854DB">
      <w:pPr>
        <w:rPr>
          <w:rFonts w:asciiTheme="majorHAnsi" w:eastAsiaTheme="majorEastAsia" w:hAnsiTheme="majorHAnsi" w:cstheme="majorBidi"/>
          <w:color w:val="2E74B5" w:themeColor="accent1" w:themeShade="BF"/>
          <w:sz w:val="32"/>
          <w:szCs w:val="32"/>
        </w:rPr>
      </w:pPr>
      <w:r>
        <w:br w:type="page"/>
      </w:r>
    </w:p>
    <w:p w14:paraId="1BDEEEA0" w14:textId="1575D1B5" w:rsidR="00AE4B5B" w:rsidRDefault="00521B70" w:rsidP="00521B70">
      <w:pPr>
        <w:pStyle w:val="Heading1"/>
      </w:pPr>
      <w:bookmarkStart w:id="3" w:name="_Toc42742446"/>
      <w:r>
        <w:lastRenderedPageBreak/>
        <w:t>1.</w:t>
      </w:r>
      <w:r w:rsidR="00114305">
        <w:t>0</w:t>
      </w:r>
      <w:r>
        <w:t xml:space="preserve">   </w:t>
      </w:r>
      <w:r w:rsidR="00AE4B5B" w:rsidRPr="00CA764E">
        <w:t>Introduction</w:t>
      </w:r>
      <w:bookmarkEnd w:id="3"/>
    </w:p>
    <w:p w14:paraId="52752AA5" w14:textId="3ADC3286" w:rsidR="0073544A" w:rsidRDefault="0073544A" w:rsidP="00945AC5">
      <w:pPr>
        <w:ind w:firstLine="720"/>
      </w:pPr>
      <w:r>
        <w:t xml:space="preserve">The world has entered in the modern era of technology and technology has captured everyone, </w:t>
      </w:r>
      <w:r w:rsidR="00682ACA">
        <w:t>everything,</w:t>
      </w:r>
      <w:r>
        <w:t xml:space="preserve"> and every process in its grip. There is an enormous and almost infinite amount of data and information that is now available on the internet</w:t>
      </w:r>
      <w:r w:rsidR="006917D8">
        <w:t>,</w:t>
      </w:r>
      <w:r>
        <w:t xml:space="preserve"> which is</w:t>
      </w:r>
      <w:r w:rsidR="006917D8">
        <w:t xml:space="preserve"> available</w:t>
      </w:r>
      <w:r>
        <w:t xml:space="preserve"> for</w:t>
      </w:r>
      <w:r w:rsidR="006917D8">
        <w:t xml:space="preserve"> </w:t>
      </w:r>
      <w:r>
        <w:t>people</w:t>
      </w:r>
      <w:r w:rsidR="006917D8">
        <w:t xml:space="preserve"> to access</w:t>
      </w:r>
      <w:r>
        <w:t>.</w:t>
      </w:r>
    </w:p>
    <w:p w14:paraId="73F1D075" w14:textId="1286035F" w:rsidR="006B6258" w:rsidRDefault="0073544A" w:rsidP="00AE4B5B">
      <w:r>
        <w:t xml:space="preserve">This has made a major impact </w:t>
      </w:r>
      <w:r w:rsidR="00F7270E">
        <w:t>on</w:t>
      </w:r>
      <w:r>
        <w:t xml:space="preserve"> the people’s way of living and due to this almost every </w:t>
      </w:r>
      <w:r w:rsidR="00EE3153">
        <w:t>person</w:t>
      </w:r>
      <w:r>
        <w:t xml:space="preserve"> is trying to </w:t>
      </w:r>
      <w:r w:rsidR="00EE3153">
        <w:t>get information</w:t>
      </w:r>
      <w:r>
        <w:t xml:space="preserve"> online. The time of the users is also very precious</w:t>
      </w:r>
      <w:r w:rsidR="006B6258">
        <w:t xml:space="preserve"> and almost everyone wants to do their work in a more convenient way. There are about billions of articles and newspapers with numerous facts and important information</w:t>
      </w:r>
      <w:r w:rsidR="00D56EF8">
        <w:t xml:space="preserve">. </w:t>
      </w:r>
      <w:r w:rsidR="00066E76">
        <w:t>To</w:t>
      </w:r>
      <w:r w:rsidR="00D56EF8">
        <w:t xml:space="preserve"> look for some desired facts or news a person </w:t>
      </w:r>
      <w:r w:rsidR="004505CA">
        <w:t>needs</w:t>
      </w:r>
      <w:r w:rsidR="00D56EF8">
        <w:t xml:space="preserve"> to go through multiple sources online in order to get their required information. </w:t>
      </w:r>
    </w:p>
    <w:p w14:paraId="1ED71483" w14:textId="52439D8C" w:rsidR="00531729" w:rsidRDefault="006B6258" w:rsidP="00531729">
      <w:r>
        <w:t>So</w:t>
      </w:r>
      <w:r w:rsidR="00B81B62">
        <w:t>,</w:t>
      </w:r>
      <w:r>
        <w:t xml:space="preserve"> </w:t>
      </w:r>
      <w:r w:rsidR="00066E76">
        <w:t>to</w:t>
      </w:r>
      <w:r>
        <w:t xml:space="preserve"> solve or minimize this problem we are proposing a </w:t>
      </w:r>
      <w:r w:rsidR="00AA7C50">
        <w:t>w</w:t>
      </w:r>
      <w:r>
        <w:t>eb</w:t>
      </w:r>
      <w:r w:rsidR="00AA7C50">
        <w:t>-</w:t>
      </w:r>
      <w:r>
        <w:t xml:space="preserve">based application for contextual extraction of relevant </w:t>
      </w:r>
      <w:r w:rsidR="00B37F04">
        <w:t>n</w:t>
      </w:r>
      <w:r w:rsidR="00D56EF8">
        <w:t xml:space="preserve">ews </w:t>
      </w:r>
      <w:r>
        <w:t xml:space="preserve">information according to the required </w:t>
      </w:r>
      <w:r w:rsidR="004D3FCD">
        <w:t>q</w:t>
      </w:r>
      <w:r>
        <w:t>uery of the user</w:t>
      </w:r>
      <w:r w:rsidR="00D56EF8">
        <w:t>. The user will be able to search the</w:t>
      </w:r>
      <w:r>
        <w:t xml:space="preserve"> </w:t>
      </w:r>
      <w:r w:rsidR="00D56EF8">
        <w:t>desired news by using our application that will automate the process of searching and extract the required information for the user which would save a lot of time. This app will also merge gather the extracted information from different sources in a document along with the references that the user would be abl</w:t>
      </w:r>
      <w:r w:rsidR="00531729">
        <w:t>e to import in his local device.</w:t>
      </w:r>
    </w:p>
    <w:p w14:paraId="3C3AB0BE" w14:textId="29539F14" w:rsidR="00531729" w:rsidRDefault="00521B70" w:rsidP="00521B70">
      <w:pPr>
        <w:pStyle w:val="Heading1"/>
      </w:pPr>
      <w:bookmarkStart w:id="4" w:name="_Toc42742447"/>
      <w:r>
        <w:t>1.</w:t>
      </w:r>
      <w:r w:rsidR="00114305">
        <w:t>1</w:t>
      </w:r>
      <w:r>
        <w:t xml:space="preserve">   </w:t>
      </w:r>
      <w:r w:rsidR="00531729">
        <w:t>Motivation</w:t>
      </w:r>
      <w:bookmarkEnd w:id="4"/>
    </w:p>
    <w:p w14:paraId="0A71FDAD" w14:textId="063B9726" w:rsidR="00531729" w:rsidRDefault="00CA00CA" w:rsidP="008D46ED">
      <w:pPr>
        <w:pStyle w:val="ListParagraph"/>
        <w:ind w:left="0"/>
      </w:pPr>
      <w:r>
        <w:t xml:space="preserve">As there </w:t>
      </w:r>
      <w:r w:rsidR="00385AA7">
        <w:t>are</w:t>
      </w:r>
      <w:r w:rsidR="00B02FC1">
        <w:t xml:space="preserve"> tons </w:t>
      </w:r>
      <w:r>
        <w:t>of information over the internet</w:t>
      </w:r>
      <w:r w:rsidR="00B02FC1">
        <w:t>, sometimes</w:t>
      </w:r>
      <w:r>
        <w:t xml:space="preserve"> searching for</w:t>
      </w:r>
      <w:r w:rsidR="00B02FC1">
        <w:t xml:space="preserve"> your</w:t>
      </w:r>
      <w:r>
        <w:t xml:space="preserve"> required news</w:t>
      </w:r>
      <w:r w:rsidR="00B02FC1">
        <w:t>/</w:t>
      </w:r>
      <w:r>
        <w:t>information can be</w:t>
      </w:r>
      <w:r w:rsidR="00B02FC1">
        <w:t xml:space="preserve"> hectic and</w:t>
      </w:r>
      <w:r>
        <w:t xml:space="preserve"> frustrating. </w:t>
      </w:r>
      <w:r w:rsidR="00531729">
        <w:t xml:space="preserve">The motivation behind the development of this </w:t>
      </w:r>
      <w:r w:rsidR="00434719">
        <w:t>a</w:t>
      </w:r>
      <w:r w:rsidR="00531729">
        <w:t xml:space="preserve">pplication was to reduce wastage of time that people had to face </w:t>
      </w:r>
      <w:r w:rsidR="00066E76">
        <w:t>to</w:t>
      </w:r>
      <w:r w:rsidR="00531729">
        <w:t xml:space="preserve"> get the relevant news of their interest</w:t>
      </w:r>
      <w:r w:rsidR="00385AA7">
        <w:t xml:space="preserve"> and</w:t>
      </w:r>
      <w:r w:rsidR="00531729">
        <w:t xml:space="preserve"> </w:t>
      </w:r>
      <w:r w:rsidR="00385AA7">
        <w:t>s</w:t>
      </w:r>
      <w:r w:rsidR="00531729">
        <w:t>econdly</w:t>
      </w:r>
      <w:r w:rsidR="00385AA7">
        <w:t>,</w:t>
      </w:r>
      <w:r w:rsidR="00531729">
        <w:t xml:space="preserve"> to </w:t>
      </w:r>
      <w:r w:rsidR="00385AA7">
        <w:t>provide</w:t>
      </w:r>
      <w:r w:rsidR="000E613A">
        <w:t xml:space="preserve"> </w:t>
      </w:r>
      <w:r w:rsidR="00531729">
        <w:t>news</w:t>
      </w:r>
      <w:r w:rsidR="00385AA7">
        <w:t xml:space="preserve"> from authentic sources</w:t>
      </w:r>
      <w:r w:rsidR="00531729">
        <w:t>.</w:t>
      </w:r>
    </w:p>
    <w:p w14:paraId="521D8101" w14:textId="14C3E6A8" w:rsidR="00531729" w:rsidRDefault="00521B70" w:rsidP="00661337">
      <w:pPr>
        <w:pStyle w:val="Heading1"/>
      </w:pPr>
      <w:bookmarkStart w:id="5" w:name="_Toc42742448"/>
      <w:r>
        <w:t>1.</w:t>
      </w:r>
      <w:r w:rsidR="00114305">
        <w:t>2</w:t>
      </w:r>
      <w:r>
        <w:t xml:space="preserve">   </w:t>
      </w:r>
      <w:r w:rsidR="00531729" w:rsidRPr="00452462">
        <w:t>Problem</w:t>
      </w:r>
      <w:r w:rsidR="00531729">
        <w:t xml:space="preserve"> statement</w:t>
      </w:r>
      <w:bookmarkEnd w:id="5"/>
    </w:p>
    <w:p w14:paraId="50EAF52E" w14:textId="37314587" w:rsidR="000E613A" w:rsidRDefault="000E613A" w:rsidP="00531729">
      <w:r>
        <w:t>In the modern world of technology internet is available to almost everyone. Internet is now the biggest means of mass media and by using this one can change the ideology and way of thinking of a huge number of people. Different type of fake news and propagandas keep circulating all around the internet. So</w:t>
      </w:r>
      <w:r w:rsidR="006C61C3">
        <w:t>,</w:t>
      </w:r>
      <w:r>
        <w:t xml:space="preserve"> </w:t>
      </w:r>
      <w:r w:rsidR="00066E76">
        <w:t>to</w:t>
      </w:r>
      <w:r>
        <w:t xml:space="preserve"> reduce or eliminate such acts we have come towards the development of this system.</w:t>
      </w:r>
    </w:p>
    <w:p w14:paraId="1C7113C1" w14:textId="4A3AAF41" w:rsidR="00CA00CA" w:rsidRDefault="000E613A" w:rsidP="008D46ED">
      <w:r>
        <w:lastRenderedPageBreak/>
        <w:t>This system will extract your required information from trusted and authorized resources with links and references of these resources automatically</w:t>
      </w:r>
      <w:r w:rsidR="00CA00CA">
        <w:t xml:space="preserve"> and thus</w:t>
      </w:r>
      <w:r>
        <w:t xml:space="preserve"> saving a lot of time and effort of the </w:t>
      </w:r>
      <w:r w:rsidR="00CA00CA">
        <w:t>user.</w:t>
      </w:r>
    </w:p>
    <w:p w14:paraId="7984CFFD" w14:textId="0862D255" w:rsidR="00114305" w:rsidRDefault="00114305" w:rsidP="00114305">
      <w:pPr>
        <w:pStyle w:val="Heading1"/>
      </w:pPr>
      <w:bookmarkStart w:id="6" w:name="_Toc42742449"/>
      <w:r>
        <w:t>1.</w:t>
      </w:r>
      <w:r w:rsidR="00B86D19">
        <w:t>3</w:t>
      </w:r>
      <w:r>
        <w:t xml:space="preserve">   Goals and Objectives</w:t>
      </w:r>
      <w:bookmarkEnd w:id="6"/>
    </w:p>
    <w:p w14:paraId="48622DD3" w14:textId="40581941" w:rsidR="00114305" w:rsidRDefault="00122A17" w:rsidP="008D46ED">
      <w:r>
        <w:t xml:space="preserve">The main goals that serve this project for users </w:t>
      </w:r>
      <w:r w:rsidR="00936C3E">
        <w:t>are to register user, search new</w:t>
      </w:r>
      <w:r w:rsidR="005D798F">
        <w:t>s</w:t>
      </w:r>
      <w:r w:rsidR="00936C3E">
        <w:t xml:space="preserve">, show newsfeed, </w:t>
      </w:r>
      <w:r w:rsidR="005D798F">
        <w:t>sh</w:t>
      </w:r>
      <w:r w:rsidR="00936C3E">
        <w:t>ow latest news</w:t>
      </w:r>
      <w:r w:rsidR="005D798F">
        <w:t>, save news information, select user interests from predefined interest (Sports, Entertainment, Business, Pakistan), and show news search history of the users.</w:t>
      </w:r>
    </w:p>
    <w:p w14:paraId="0ECDAB42" w14:textId="106B305D" w:rsidR="005D798F" w:rsidRDefault="005D798F" w:rsidP="00471C26">
      <w:pPr>
        <w:tabs>
          <w:tab w:val="num" w:pos="720"/>
        </w:tabs>
      </w:pPr>
      <w:r w:rsidRPr="005D798F">
        <w:t>This project will assist those that are linked with news research including most of analysts, anchors, reporters.</w:t>
      </w:r>
      <w:r>
        <w:t xml:space="preserve"> </w:t>
      </w:r>
      <w:r w:rsidRPr="005D798F">
        <w:t xml:space="preserve">This project will retrieve valid and authentic news information from sites, articles and </w:t>
      </w:r>
      <w:r w:rsidR="00633E5C" w:rsidRPr="005D798F">
        <w:t>blogs available</w:t>
      </w:r>
      <w:r w:rsidRPr="005D798F">
        <w:t xml:space="preserve"> on internet according to users context</w:t>
      </w:r>
      <w:r w:rsidR="00633E5C">
        <w:t xml:space="preserve">. </w:t>
      </w:r>
      <w:r w:rsidRPr="005D798F">
        <w:t>This project will then manage the gathered information</w:t>
      </w:r>
      <w:r w:rsidR="001E5F3B">
        <w:t xml:space="preserve"> </w:t>
      </w:r>
      <w:r w:rsidRPr="005D798F">
        <w:t>by displaying information in an appropriate way to support the user in an efficient way.</w:t>
      </w:r>
    </w:p>
    <w:p w14:paraId="390F8611" w14:textId="74C6ADA3" w:rsidR="00CA00CA" w:rsidRDefault="00521B70" w:rsidP="00521B70">
      <w:pPr>
        <w:pStyle w:val="Heading1"/>
      </w:pPr>
      <w:bookmarkStart w:id="7" w:name="_Toc42742450"/>
      <w:r>
        <w:t>1.</w:t>
      </w:r>
      <w:r w:rsidR="00B86D19">
        <w:t>4</w:t>
      </w:r>
      <w:r>
        <w:t xml:space="preserve">   </w:t>
      </w:r>
      <w:r w:rsidR="00CA00CA" w:rsidRPr="00521B70">
        <w:t>Scope</w:t>
      </w:r>
      <w:r w:rsidR="00114305">
        <w:t xml:space="preserve"> of the study</w:t>
      </w:r>
      <w:bookmarkEnd w:id="7"/>
    </w:p>
    <w:p w14:paraId="2397016F" w14:textId="6AD3CFA7" w:rsidR="00CA00CA" w:rsidRPr="00DF66FE" w:rsidRDefault="00FF27CC" w:rsidP="00FF27CC">
      <w:pPr>
        <w:pStyle w:val="Caption"/>
        <w:jc w:val="center"/>
      </w:pPr>
      <w:bookmarkStart w:id="8" w:name="_Toc32870342"/>
      <w:r w:rsidRPr="00DF66FE">
        <w:t xml:space="preserve">Table </w:t>
      </w:r>
      <w:fldSimple w:instr=" SEQ Table \* ARABIC ">
        <w:r w:rsidR="00A955B1" w:rsidRPr="00DF66FE">
          <w:rPr>
            <w:noProof/>
          </w:rPr>
          <w:t>1</w:t>
        </w:r>
      </w:fldSimple>
      <w:r w:rsidR="0037133B" w:rsidRPr="00DF66FE">
        <w:t>.1</w:t>
      </w:r>
      <w:r w:rsidRPr="00DF66FE">
        <w:rPr>
          <w:lang w:val="en-US"/>
        </w:rPr>
        <w:t xml:space="preserve">: Scope of the </w:t>
      </w:r>
      <w:bookmarkEnd w:id="8"/>
      <w:r w:rsidR="00114305" w:rsidRPr="00DF66FE">
        <w:rPr>
          <w:lang w:val="en-US"/>
        </w:rPr>
        <w:t>study</w:t>
      </w:r>
    </w:p>
    <w:tbl>
      <w:tblPr>
        <w:tblStyle w:val="TableGrid"/>
        <w:tblW w:w="0" w:type="auto"/>
        <w:tblLook w:val="04A0" w:firstRow="1" w:lastRow="0" w:firstColumn="1" w:lastColumn="0" w:noHBand="0" w:noVBand="1"/>
      </w:tblPr>
      <w:tblGrid>
        <w:gridCol w:w="1816"/>
        <w:gridCol w:w="6840"/>
      </w:tblGrid>
      <w:tr w:rsidR="00CA00CA" w14:paraId="7FFFA320" w14:textId="77777777" w:rsidTr="000436EC">
        <w:tc>
          <w:tcPr>
            <w:tcW w:w="9016" w:type="dxa"/>
            <w:gridSpan w:val="2"/>
          </w:tcPr>
          <w:p w14:paraId="731ECF32" w14:textId="574A6AFD" w:rsidR="00CA00CA" w:rsidRPr="003D5C7E" w:rsidRDefault="00CA00CA" w:rsidP="00CA00CA">
            <w:pPr>
              <w:jc w:val="center"/>
              <w:rPr>
                <w:b/>
                <w:bCs/>
              </w:rPr>
            </w:pPr>
            <w:r w:rsidRPr="003D5C7E">
              <w:rPr>
                <w:b/>
                <w:bCs/>
              </w:rPr>
              <w:t xml:space="preserve">Scope of the </w:t>
            </w:r>
            <w:r w:rsidR="00114305">
              <w:rPr>
                <w:b/>
                <w:bCs/>
              </w:rPr>
              <w:t>study</w:t>
            </w:r>
          </w:p>
        </w:tc>
      </w:tr>
      <w:tr w:rsidR="00CA00CA" w14:paraId="2CDCE5AC" w14:textId="77777777" w:rsidTr="00CA00CA">
        <w:tc>
          <w:tcPr>
            <w:tcW w:w="1838" w:type="dxa"/>
          </w:tcPr>
          <w:p w14:paraId="0D220D78" w14:textId="77777777" w:rsidR="00CA00CA" w:rsidRPr="003D5C7E" w:rsidRDefault="00CA00CA" w:rsidP="00CA00CA">
            <w:pPr>
              <w:jc w:val="center"/>
              <w:rPr>
                <w:b/>
                <w:bCs/>
              </w:rPr>
            </w:pPr>
            <w:r w:rsidRPr="003D5C7E">
              <w:rPr>
                <w:b/>
                <w:bCs/>
              </w:rPr>
              <w:t xml:space="preserve">Title </w:t>
            </w:r>
          </w:p>
        </w:tc>
        <w:tc>
          <w:tcPr>
            <w:tcW w:w="7178" w:type="dxa"/>
          </w:tcPr>
          <w:p w14:paraId="6E6B7E65" w14:textId="5F1964EB" w:rsidR="00CA00CA" w:rsidRPr="003D5C7E" w:rsidRDefault="00CA00CA" w:rsidP="00CA00CA">
            <w:pPr>
              <w:jc w:val="center"/>
              <w:rPr>
                <w:b/>
                <w:bCs/>
              </w:rPr>
            </w:pPr>
            <w:r w:rsidRPr="003D5C7E">
              <w:rPr>
                <w:b/>
                <w:bCs/>
              </w:rPr>
              <w:t xml:space="preserve">Contextual </w:t>
            </w:r>
            <w:r w:rsidR="0016683C" w:rsidRPr="003D5C7E">
              <w:rPr>
                <w:b/>
                <w:bCs/>
              </w:rPr>
              <w:t>N</w:t>
            </w:r>
            <w:r w:rsidRPr="003D5C7E">
              <w:rPr>
                <w:b/>
                <w:bCs/>
              </w:rPr>
              <w:t xml:space="preserve">ews </w:t>
            </w:r>
            <w:r w:rsidR="0016683C" w:rsidRPr="003D5C7E">
              <w:rPr>
                <w:b/>
                <w:bCs/>
              </w:rPr>
              <w:t>I</w:t>
            </w:r>
            <w:r w:rsidRPr="003D5C7E">
              <w:rPr>
                <w:b/>
                <w:bCs/>
              </w:rPr>
              <w:t xml:space="preserve">nformation </w:t>
            </w:r>
            <w:r w:rsidR="0016683C" w:rsidRPr="003D5C7E">
              <w:rPr>
                <w:b/>
                <w:bCs/>
              </w:rPr>
              <w:t>R</w:t>
            </w:r>
            <w:r w:rsidRPr="003D5C7E">
              <w:rPr>
                <w:b/>
                <w:bCs/>
              </w:rPr>
              <w:t>etrieval</w:t>
            </w:r>
          </w:p>
        </w:tc>
      </w:tr>
      <w:tr w:rsidR="00CA00CA" w14:paraId="6F5E375A" w14:textId="77777777" w:rsidTr="00CA00CA">
        <w:tc>
          <w:tcPr>
            <w:tcW w:w="1838" w:type="dxa"/>
          </w:tcPr>
          <w:p w14:paraId="3163D06D" w14:textId="77777777" w:rsidR="00CA00CA" w:rsidRPr="003D5C7E" w:rsidRDefault="00CA00CA" w:rsidP="00CA00CA">
            <w:pPr>
              <w:rPr>
                <w:b/>
                <w:bCs/>
              </w:rPr>
            </w:pPr>
            <w:r w:rsidRPr="003D5C7E">
              <w:rPr>
                <w:b/>
                <w:bCs/>
              </w:rPr>
              <w:t>Description</w:t>
            </w:r>
          </w:p>
        </w:tc>
        <w:tc>
          <w:tcPr>
            <w:tcW w:w="7178" w:type="dxa"/>
          </w:tcPr>
          <w:p w14:paraId="5D3FB060" w14:textId="3320496E" w:rsidR="00CA00CA" w:rsidRDefault="00CA00CA" w:rsidP="00CA00CA">
            <w:r>
              <w:t>A web</w:t>
            </w:r>
            <w:r w:rsidR="00916453">
              <w:t>-</w:t>
            </w:r>
            <w:r>
              <w:t xml:space="preserve">based application that automatically searches and extracts the news from different sources </w:t>
            </w:r>
            <w:r w:rsidR="004A3C8C">
              <w:t>on the internet based on the users query and provides the use</w:t>
            </w:r>
            <w:r w:rsidR="002947FC">
              <w:t>r</w:t>
            </w:r>
            <w:r w:rsidR="004A3C8C">
              <w:t xml:space="preserve"> with a merged document of the information along with the links and references.</w:t>
            </w:r>
          </w:p>
        </w:tc>
      </w:tr>
      <w:tr w:rsidR="00CA00CA" w14:paraId="591C8FF7" w14:textId="77777777" w:rsidTr="00CA00CA">
        <w:tc>
          <w:tcPr>
            <w:tcW w:w="1838" w:type="dxa"/>
          </w:tcPr>
          <w:p w14:paraId="0C7E67CB" w14:textId="77777777" w:rsidR="00CA00CA" w:rsidRPr="003D5C7E" w:rsidRDefault="00CA00CA" w:rsidP="00CA00CA">
            <w:pPr>
              <w:rPr>
                <w:b/>
                <w:bCs/>
              </w:rPr>
            </w:pPr>
            <w:r w:rsidRPr="003D5C7E">
              <w:rPr>
                <w:b/>
                <w:bCs/>
              </w:rPr>
              <w:t>Justification</w:t>
            </w:r>
          </w:p>
        </w:tc>
        <w:tc>
          <w:tcPr>
            <w:tcW w:w="7178" w:type="dxa"/>
          </w:tcPr>
          <w:p w14:paraId="68608008" w14:textId="3908F009" w:rsidR="00CA00CA" w:rsidRDefault="004A3C8C" w:rsidP="00CA00CA">
            <w:r>
              <w:t>The main objective of this system is to save the users time of browsing over the internet for desired information and to make sure that the news is coming from authorized and trusted sources.</w:t>
            </w:r>
          </w:p>
        </w:tc>
      </w:tr>
      <w:tr w:rsidR="00CA00CA" w14:paraId="64EFAC0C" w14:textId="77777777" w:rsidTr="00CA00CA">
        <w:tc>
          <w:tcPr>
            <w:tcW w:w="1838" w:type="dxa"/>
          </w:tcPr>
          <w:p w14:paraId="37CBE780" w14:textId="2836A2BD" w:rsidR="00CA00CA" w:rsidRPr="003D5C7E" w:rsidRDefault="00CA00CA" w:rsidP="00CA00CA">
            <w:pPr>
              <w:rPr>
                <w:b/>
                <w:bCs/>
              </w:rPr>
            </w:pPr>
            <w:r w:rsidRPr="003D5C7E">
              <w:rPr>
                <w:b/>
                <w:bCs/>
              </w:rPr>
              <w:t>Constraint</w:t>
            </w:r>
            <w:r w:rsidR="003D5C7E" w:rsidRPr="003D5C7E">
              <w:rPr>
                <w:b/>
                <w:bCs/>
              </w:rPr>
              <w:t>s</w:t>
            </w:r>
          </w:p>
        </w:tc>
        <w:tc>
          <w:tcPr>
            <w:tcW w:w="7178" w:type="dxa"/>
          </w:tcPr>
          <w:p w14:paraId="247CDB24" w14:textId="1A3BDE0F" w:rsidR="00CA00CA" w:rsidRDefault="004A3C8C" w:rsidP="00CA00CA">
            <w:r>
              <w:t xml:space="preserve">Limited number of </w:t>
            </w:r>
            <w:r w:rsidR="00EE5593">
              <w:t>P</w:t>
            </w:r>
            <w:r>
              <w:t xml:space="preserve">akistani English </w:t>
            </w:r>
            <w:r w:rsidR="00EE5593">
              <w:t>n</w:t>
            </w:r>
            <w:r>
              <w:t>ewspapers</w:t>
            </w:r>
            <w:r w:rsidR="00187C5D">
              <w:t xml:space="preserve"> for Latest news and Newsfeed</w:t>
            </w:r>
            <w:r>
              <w:t>.</w:t>
            </w:r>
          </w:p>
        </w:tc>
      </w:tr>
      <w:tr w:rsidR="00CA00CA" w14:paraId="11AF3D8B" w14:textId="77777777" w:rsidTr="00CA00CA">
        <w:tc>
          <w:tcPr>
            <w:tcW w:w="1838" w:type="dxa"/>
          </w:tcPr>
          <w:p w14:paraId="59A83C7F" w14:textId="77777777" w:rsidR="00CA00CA" w:rsidRPr="003D5C7E" w:rsidRDefault="00CA00CA" w:rsidP="00CA00CA">
            <w:pPr>
              <w:rPr>
                <w:b/>
                <w:bCs/>
              </w:rPr>
            </w:pPr>
            <w:r w:rsidRPr="003D5C7E">
              <w:rPr>
                <w:b/>
                <w:bCs/>
              </w:rPr>
              <w:t>Assumption</w:t>
            </w:r>
          </w:p>
        </w:tc>
        <w:tc>
          <w:tcPr>
            <w:tcW w:w="7178" w:type="dxa"/>
          </w:tcPr>
          <w:p w14:paraId="2625C2CF" w14:textId="15E8B527" w:rsidR="00CA00CA" w:rsidRDefault="004A3C8C" w:rsidP="00CA00CA">
            <w:r>
              <w:t>A fast</w:t>
            </w:r>
            <w:r w:rsidR="00B456AE">
              <w:t xml:space="preserve"> &amp; stable</w:t>
            </w:r>
            <w:r>
              <w:t xml:space="preserve"> internet connection is available, </w:t>
            </w:r>
            <w:r w:rsidR="00B456AE">
              <w:t>a working web browser</w:t>
            </w:r>
            <w:r w:rsidR="00CC707E">
              <w:t>.</w:t>
            </w:r>
          </w:p>
        </w:tc>
      </w:tr>
      <w:tr w:rsidR="00CA00CA" w14:paraId="4D00CE61" w14:textId="77777777" w:rsidTr="00CA00CA">
        <w:tc>
          <w:tcPr>
            <w:tcW w:w="1838" w:type="dxa"/>
          </w:tcPr>
          <w:p w14:paraId="0AD8B5C5" w14:textId="77777777" w:rsidR="00CA00CA" w:rsidRPr="003D5C7E" w:rsidRDefault="00CA00CA" w:rsidP="00CA00CA">
            <w:pPr>
              <w:rPr>
                <w:b/>
                <w:bCs/>
              </w:rPr>
            </w:pPr>
            <w:r w:rsidRPr="003D5C7E">
              <w:rPr>
                <w:b/>
                <w:bCs/>
              </w:rPr>
              <w:t>Stake holders</w:t>
            </w:r>
          </w:p>
        </w:tc>
        <w:tc>
          <w:tcPr>
            <w:tcW w:w="7178" w:type="dxa"/>
          </w:tcPr>
          <w:p w14:paraId="36C209DA" w14:textId="5D57EF19" w:rsidR="00CA00CA" w:rsidRDefault="004A3C8C" w:rsidP="00CA00CA">
            <w:r>
              <w:t>User</w:t>
            </w:r>
            <w:r w:rsidR="00187C5D">
              <w:t>s</w:t>
            </w:r>
            <w:r>
              <w:t>, news researchers, news reporters, developers, testers, admins</w:t>
            </w:r>
            <w:r w:rsidR="00804CFB">
              <w:t>.</w:t>
            </w:r>
          </w:p>
        </w:tc>
      </w:tr>
      <w:tr w:rsidR="00CA00CA" w14:paraId="25BD618A" w14:textId="77777777" w:rsidTr="00CA00CA">
        <w:tc>
          <w:tcPr>
            <w:tcW w:w="1838" w:type="dxa"/>
          </w:tcPr>
          <w:p w14:paraId="32FA4571" w14:textId="77777777" w:rsidR="00CA00CA" w:rsidRPr="003D5C7E" w:rsidRDefault="00CA00CA" w:rsidP="00CA00CA">
            <w:pPr>
              <w:rPr>
                <w:b/>
                <w:bCs/>
              </w:rPr>
            </w:pPr>
            <w:r w:rsidRPr="003D5C7E">
              <w:rPr>
                <w:b/>
                <w:bCs/>
              </w:rPr>
              <w:t>Risks</w:t>
            </w:r>
          </w:p>
        </w:tc>
        <w:tc>
          <w:tcPr>
            <w:tcW w:w="7178" w:type="dxa"/>
          </w:tcPr>
          <w:p w14:paraId="4646D099" w14:textId="7262D8E4" w:rsidR="00CA00CA" w:rsidRDefault="004A3C8C" w:rsidP="00CA00CA">
            <w:r>
              <w:t xml:space="preserve">Lack of internet, slow internet connection, </w:t>
            </w:r>
            <w:r w:rsidR="00B456AE">
              <w:t>faulty internet browser</w:t>
            </w:r>
            <w:r w:rsidR="003613E9">
              <w:t>.</w:t>
            </w:r>
          </w:p>
        </w:tc>
      </w:tr>
      <w:tr w:rsidR="00CA00CA" w14:paraId="5A6E9C15" w14:textId="77777777" w:rsidTr="00CA00CA">
        <w:tc>
          <w:tcPr>
            <w:tcW w:w="1838" w:type="dxa"/>
          </w:tcPr>
          <w:p w14:paraId="6D53AA72" w14:textId="77777777" w:rsidR="00CA00CA" w:rsidRPr="003D5C7E" w:rsidRDefault="00CA00CA" w:rsidP="00CA00CA">
            <w:pPr>
              <w:rPr>
                <w:b/>
                <w:bCs/>
              </w:rPr>
            </w:pPr>
            <w:r w:rsidRPr="003D5C7E">
              <w:rPr>
                <w:b/>
                <w:bCs/>
              </w:rPr>
              <w:t>Deliverables</w:t>
            </w:r>
          </w:p>
        </w:tc>
        <w:tc>
          <w:tcPr>
            <w:tcW w:w="7178" w:type="dxa"/>
          </w:tcPr>
          <w:p w14:paraId="3DBEC3E9" w14:textId="1224EE9D" w:rsidR="00CA00CA" w:rsidRDefault="004A3C8C" w:rsidP="00CA00CA">
            <w:r>
              <w:t>A web</w:t>
            </w:r>
            <w:r w:rsidR="009531BD">
              <w:t>-</w:t>
            </w:r>
            <w:r>
              <w:t xml:space="preserve">based application, </w:t>
            </w:r>
            <w:r w:rsidR="002A6758">
              <w:t>f</w:t>
            </w:r>
            <w:r>
              <w:t>inal documentation report</w:t>
            </w:r>
            <w:r w:rsidR="00CC707E">
              <w:t>.</w:t>
            </w:r>
          </w:p>
        </w:tc>
      </w:tr>
    </w:tbl>
    <w:p w14:paraId="6066B4AF" w14:textId="77777777" w:rsidR="00CA00CA" w:rsidRDefault="00CA00CA" w:rsidP="00CA00CA"/>
    <w:p w14:paraId="5F2E7C5B" w14:textId="7774BEC9" w:rsidR="004A3C8C" w:rsidRDefault="00521B70" w:rsidP="00521B70">
      <w:pPr>
        <w:pStyle w:val="Heading1"/>
      </w:pPr>
      <w:bookmarkStart w:id="9" w:name="_Toc42742451"/>
      <w:r>
        <w:lastRenderedPageBreak/>
        <w:t>1.</w:t>
      </w:r>
      <w:r w:rsidR="00B86D19">
        <w:t>5</w:t>
      </w:r>
      <w:r>
        <w:t xml:space="preserve">   </w:t>
      </w:r>
      <w:r w:rsidR="004329D4">
        <w:t>Process model</w:t>
      </w:r>
      <w:bookmarkEnd w:id="9"/>
    </w:p>
    <w:p w14:paraId="1565A6A6" w14:textId="54206EEF" w:rsidR="004329D4" w:rsidRDefault="004329D4" w:rsidP="004329D4">
      <w:r>
        <w:t>In the development of our system we have used the incremental process model. We broke down our work into different modules. The modules were then developed and integrated. Different phases are as follows.</w:t>
      </w:r>
    </w:p>
    <w:p w14:paraId="77B6DDE2" w14:textId="77777777" w:rsidR="004329D4" w:rsidRDefault="004329D4" w:rsidP="00B6302E">
      <w:pPr>
        <w:pStyle w:val="ListParagraph"/>
        <w:numPr>
          <w:ilvl w:val="0"/>
          <w:numId w:val="1"/>
        </w:numPr>
      </w:pPr>
      <w:r>
        <w:t>Requirement Gathering</w:t>
      </w:r>
    </w:p>
    <w:p w14:paraId="3D6B0E0E" w14:textId="77777777" w:rsidR="004329D4" w:rsidRDefault="004329D4" w:rsidP="00B6302E">
      <w:pPr>
        <w:pStyle w:val="ListParagraph"/>
        <w:numPr>
          <w:ilvl w:val="0"/>
          <w:numId w:val="1"/>
        </w:numPr>
      </w:pPr>
      <w:r>
        <w:t>Work breakdown and decomposition</w:t>
      </w:r>
    </w:p>
    <w:p w14:paraId="4F06F8BD" w14:textId="77777777" w:rsidR="004329D4" w:rsidRDefault="004329D4" w:rsidP="00B6302E">
      <w:pPr>
        <w:pStyle w:val="ListParagraph"/>
        <w:numPr>
          <w:ilvl w:val="0"/>
          <w:numId w:val="1"/>
        </w:numPr>
      </w:pPr>
      <w:r>
        <w:t>Designing</w:t>
      </w:r>
    </w:p>
    <w:p w14:paraId="598159B4" w14:textId="77777777" w:rsidR="004329D4" w:rsidRDefault="004329D4" w:rsidP="00B6302E">
      <w:pPr>
        <w:pStyle w:val="ListParagraph"/>
        <w:numPr>
          <w:ilvl w:val="0"/>
          <w:numId w:val="1"/>
        </w:numPr>
      </w:pPr>
      <w:r>
        <w:t xml:space="preserve">Coding </w:t>
      </w:r>
    </w:p>
    <w:p w14:paraId="525B2F92" w14:textId="18366409" w:rsidR="00386F9E" w:rsidRDefault="007F3940" w:rsidP="00B6302E">
      <w:pPr>
        <w:pStyle w:val="ListParagraph"/>
        <w:numPr>
          <w:ilvl w:val="0"/>
          <w:numId w:val="1"/>
        </w:numPr>
      </w:pPr>
      <w:r>
        <w:t>I</w:t>
      </w:r>
      <w:r w:rsidR="00386F9E">
        <w:t>ntegration</w:t>
      </w:r>
    </w:p>
    <w:p w14:paraId="0F3CE46F" w14:textId="77777777" w:rsidR="004329D4" w:rsidRDefault="004329D4" w:rsidP="00B6302E">
      <w:pPr>
        <w:pStyle w:val="ListParagraph"/>
        <w:numPr>
          <w:ilvl w:val="0"/>
          <w:numId w:val="1"/>
        </w:numPr>
      </w:pPr>
      <w:r>
        <w:t>Testing</w:t>
      </w:r>
    </w:p>
    <w:p w14:paraId="2E143B7C" w14:textId="77777777" w:rsidR="004329D4" w:rsidRDefault="004329D4" w:rsidP="00B6302E">
      <w:pPr>
        <w:pStyle w:val="ListParagraph"/>
        <w:numPr>
          <w:ilvl w:val="0"/>
          <w:numId w:val="1"/>
        </w:numPr>
      </w:pPr>
      <w:r>
        <w:t>Deployment</w:t>
      </w:r>
    </w:p>
    <w:p w14:paraId="593AD09F" w14:textId="5644C116" w:rsidR="004329D4" w:rsidRDefault="00A03B8C" w:rsidP="00B86D19">
      <w:pPr>
        <w:pStyle w:val="Heading3"/>
        <w:numPr>
          <w:ilvl w:val="2"/>
          <w:numId w:val="33"/>
        </w:numPr>
      </w:pPr>
      <w:bookmarkStart w:id="10" w:name="_Toc42742452"/>
      <w:r>
        <w:t>Requirement gathering</w:t>
      </w:r>
      <w:bookmarkEnd w:id="10"/>
      <w:r>
        <w:t xml:space="preserve"> </w:t>
      </w:r>
    </w:p>
    <w:p w14:paraId="40625607" w14:textId="422A3B69" w:rsidR="00A03B8C" w:rsidRDefault="00A03B8C" w:rsidP="00A03B8C">
      <w:r>
        <w:t xml:space="preserve">The requirements and specifications that were needed for Contextual </w:t>
      </w:r>
      <w:r w:rsidR="00506787">
        <w:t>N</w:t>
      </w:r>
      <w:r>
        <w:t xml:space="preserve">ews </w:t>
      </w:r>
      <w:r w:rsidR="00506787">
        <w:t>I</w:t>
      </w:r>
      <w:r>
        <w:t xml:space="preserve">nformation </w:t>
      </w:r>
      <w:r w:rsidR="00506787">
        <w:t>R</w:t>
      </w:r>
      <w:r>
        <w:t>etrieval system were gathered from different sources.</w:t>
      </w:r>
    </w:p>
    <w:p w14:paraId="178B2476" w14:textId="2EF861CC" w:rsidR="00A03B8C" w:rsidRDefault="00A03B8C" w:rsidP="00B86D19">
      <w:pPr>
        <w:pStyle w:val="Heading3"/>
        <w:numPr>
          <w:ilvl w:val="2"/>
          <w:numId w:val="33"/>
        </w:numPr>
      </w:pPr>
      <w:bookmarkStart w:id="11" w:name="_Toc42742453"/>
      <w:r>
        <w:t>Work breakdown and decomposition</w:t>
      </w:r>
      <w:bookmarkEnd w:id="11"/>
    </w:p>
    <w:p w14:paraId="50027525" w14:textId="77777777" w:rsidR="00A03B8C" w:rsidRDefault="00A03B8C" w:rsidP="00A03B8C">
      <w:r>
        <w:t>The system was decomposed into the following modules in this phase.</w:t>
      </w:r>
    </w:p>
    <w:p w14:paraId="0954E1B7" w14:textId="77777777" w:rsidR="00A03B8C" w:rsidRDefault="00A03B8C" w:rsidP="00B6302E">
      <w:pPr>
        <w:pStyle w:val="ListParagraph"/>
        <w:numPr>
          <w:ilvl w:val="0"/>
          <w:numId w:val="2"/>
        </w:numPr>
      </w:pPr>
      <w:r>
        <w:t>Scrapping Texts</w:t>
      </w:r>
    </w:p>
    <w:p w14:paraId="1863D1B8" w14:textId="77777777" w:rsidR="00A03B8C" w:rsidRDefault="00A03B8C" w:rsidP="00B6302E">
      <w:pPr>
        <w:pStyle w:val="ListParagraph"/>
        <w:numPr>
          <w:ilvl w:val="0"/>
          <w:numId w:val="2"/>
        </w:numPr>
      </w:pPr>
      <w:r>
        <w:t>Image processing for conversion into text</w:t>
      </w:r>
    </w:p>
    <w:p w14:paraId="48714813" w14:textId="77777777" w:rsidR="00A03B8C" w:rsidRDefault="00A03B8C" w:rsidP="00B6302E">
      <w:pPr>
        <w:pStyle w:val="ListParagraph"/>
        <w:numPr>
          <w:ilvl w:val="0"/>
          <w:numId w:val="2"/>
        </w:numPr>
      </w:pPr>
      <w:r>
        <w:t>Scrapping data on images</w:t>
      </w:r>
    </w:p>
    <w:p w14:paraId="3CE6DEA3" w14:textId="77777777" w:rsidR="00A03B8C" w:rsidRDefault="00386F9E" w:rsidP="00B6302E">
      <w:pPr>
        <w:pStyle w:val="ListParagraph"/>
        <w:numPr>
          <w:ilvl w:val="0"/>
          <w:numId w:val="2"/>
        </w:numPr>
      </w:pPr>
      <w:r>
        <w:t>Extracting data from sources</w:t>
      </w:r>
    </w:p>
    <w:p w14:paraId="7FF7F5F7" w14:textId="77777777" w:rsidR="00386F9E" w:rsidRDefault="00386F9E" w:rsidP="00B6302E">
      <w:pPr>
        <w:pStyle w:val="ListParagraph"/>
        <w:numPr>
          <w:ilvl w:val="0"/>
          <w:numId w:val="2"/>
        </w:numPr>
      </w:pPr>
      <w:r>
        <w:t xml:space="preserve">Merging data at one place </w:t>
      </w:r>
    </w:p>
    <w:p w14:paraId="66A4145E" w14:textId="0ABF51EB" w:rsidR="00386F9E" w:rsidRDefault="00386F9E" w:rsidP="00B6302E">
      <w:pPr>
        <w:pStyle w:val="ListParagraph"/>
        <w:numPr>
          <w:ilvl w:val="0"/>
          <w:numId w:val="2"/>
        </w:numPr>
      </w:pPr>
      <w:r>
        <w:t xml:space="preserve">Making </w:t>
      </w:r>
      <w:r w:rsidR="0050508F">
        <w:t>data downloadable</w:t>
      </w:r>
      <w:r>
        <w:t xml:space="preserve"> </w:t>
      </w:r>
    </w:p>
    <w:p w14:paraId="3FAE3BEE" w14:textId="03D138B4" w:rsidR="00386F9E" w:rsidRDefault="00386F9E" w:rsidP="00B6302E">
      <w:pPr>
        <w:pStyle w:val="ListParagraph"/>
        <w:numPr>
          <w:ilvl w:val="0"/>
          <w:numId w:val="2"/>
        </w:numPr>
      </w:pPr>
      <w:r>
        <w:t>Providing references of the extracted</w:t>
      </w:r>
      <w:r w:rsidR="0050508F">
        <w:t xml:space="preserve"> news</w:t>
      </w:r>
      <w:r>
        <w:t xml:space="preserve"> information</w:t>
      </w:r>
    </w:p>
    <w:p w14:paraId="1A3DF4E0" w14:textId="1E58009B" w:rsidR="00386F9E" w:rsidRDefault="00386F9E" w:rsidP="00B86D19">
      <w:pPr>
        <w:pStyle w:val="Heading3"/>
        <w:numPr>
          <w:ilvl w:val="2"/>
          <w:numId w:val="33"/>
        </w:numPr>
      </w:pPr>
      <w:bookmarkStart w:id="12" w:name="_Toc42742454"/>
      <w:r>
        <w:t>Designing</w:t>
      </w:r>
      <w:bookmarkEnd w:id="12"/>
    </w:p>
    <w:p w14:paraId="55E7FFED" w14:textId="77777777" w:rsidR="00386F9E" w:rsidRDefault="00386F9E" w:rsidP="00386F9E">
      <w:r>
        <w:t>In this phase we transformed the different requirements of the system into properly defined high level specification of each of the modules of our system.</w:t>
      </w:r>
    </w:p>
    <w:p w14:paraId="40521D09" w14:textId="5A002F53" w:rsidR="00386F9E" w:rsidRDefault="00386F9E" w:rsidP="00B86D19">
      <w:pPr>
        <w:pStyle w:val="Heading3"/>
        <w:numPr>
          <w:ilvl w:val="2"/>
          <w:numId w:val="33"/>
        </w:numPr>
      </w:pPr>
      <w:bookmarkStart w:id="13" w:name="_Toc42742455"/>
      <w:r w:rsidRPr="00521B70">
        <w:t>Coding</w:t>
      </w:r>
      <w:bookmarkEnd w:id="13"/>
      <w:r>
        <w:t xml:space="preserve"> </w:t>
      </w:r>
    </w:p>
    <w:p w14:paraId="2930B85D" w14:textId="77777777" w:rsidR="00386F9E" w:rsidRDefault="00386F9E" w:rsidP="00386F9E">
      <w:r>
        <w:t>The actual development and coding according to the requirements and design specification has been done in this phase and has been repeated for each module of the system.</w:t>
      </w:r>
    </w:p>
    <w:p w14:paraId="4D1D964F" w14:textId="7C8E0E9F" w:rsidR="00386F9E" w:rsidRDefault="00386F9E" w:rsidP="00B86D19">
      <w:pPr>
        <w:pStyle w:val="Heading3"/>
        <w:numPr>
          <w:ilvl w:val="2"/>
          <w:numId w:val="33"/>
        </w:numPr>
      </w:pPr>
      <w:bookmarkStart w:id="14" w:name="_Toc42742456"/>
      <w:r>
        <w:lastRenderedPageBreak/>
        <w:t>Integration</w:t>
      </w:r>
      <w:bookmarkEnd w:id="14"/>
      <w:r>
        <w:t xml:space="preserve"> </w:t>
      </w:r>
    </w:p>
    <w:p w14:paraId="031C3C54" w14:textId="5B0E1640" w:rsidR="00386F9E" w:rsidRDefault="00386F9E" w:rsidP="00386F9E">
      <w:r>
        <w:t xml:space="preserve">After the different modules were </w:t>
      </w:r>
      <w:r w:rsidR="00521B70">
        <w:t>developed,</w:t>
      </w:r>
      <w:r>
        <w:t xml:space="preserve"> they were now integrated at one place in this phase.</w:t>
      </w:r>
    </w:p>
    <w:p w14:paraId="6D431E02" w14:textId="77777777" w:rsidR="00386F9E" w:rsidRDefault="00386F9E" w:rsidP="00B86D19">
      <w:pPr>
        <w:pStyle w:val="Heading3"/>
        <w:numPr>
          <w:ilvl w:val="2"/>
          <w:numId w:val="33"/>
        </w:numPr>
      </w:pPr>
      <w:bookmarkStart w:id="15" w:name="_Toc42742457"/>
      <w:r>
        <w:t>Testing</w:t>
      </w:r>
      <w:bookmarkEnd w:id="15"/>
      <w:r>
        <w:t xml:space="preserve"> </w:t>
      </w:r>
    </w:p>
    <w:p w14:paraId="42E3151C" w14:textId="23A8E935" w:rsidR="00386F9E" w:rsidRDefault="00386F9E" w:rsidP="00386F9E">
      <w:r>
        <w:t xml:space="preserve">Different modules were being tested </w:t>
      </w:r>
      <w:r w:rsidR="00ED6CD9">
        <w:t xml:space="preserve">parallel to the development but the main system testing and </w:t>
      </w:r>
      <w:r w:rsidR="00C37358">
        <w:t>high-level</w:t>
      </w:r>
      <w:r w:rsidR="00ED6CD9">
        <w:t xml:space="preserve"> testing was done in this phase after the integration of the modules.</w:t>
      </w:r>
    </w:p>
    <w:p w14:paraId="1CADB09C" w14:textId="2E1C720A" w:rsidR="00ED6CD9" w:rsidRDefault="00ED6CD9" w:rsidP="00B86D19">
      <w:pPr>
        <w:pStyle w:val="Heading3"/>
        <w:numPr>
          <w:ilvl w:val="2"/>
          <w:numId w:val="33"/>
        </w:numPr>
      </w:pPr>
      <w:bookmarkStart w:id="16" w:name="_Toc42742458"/>
      <w:r>
        <w:t>Why incremental model</w:t>
      </w:r>
      <w:bookmarkEnd w:id="16"/>
    </w:p>
    <w:p w14:paraId="4E5D178E" w14:textId="77D9DA39" w:rsidR="00ED6CD9" w:rsidRDefault="00ED6CD9" w:rsidP="00B6302E">
      <w:pPr>
        <w:pStyle w:val="ListParagraph"/>
        <w:numPr>
          <w:ilvl w:val="0"/>
          <w:numId w:val="3"/>
        </w:numPr>
      </w:pPr>
      <w:r>
        <w:t>Tasks can be divided</w:t>
      </w:r>
      <w:r w:rsidR="00910B59">
        <w:t>.</w:t>
      </w:r>
    </w:p>
    <w:p w14:paraId="645D75FB" w14:textId="7B95A3BB" w:rsidR="00ED6CD9" w:rsidRDefault="00ED6CD9" w:rsidP="00B6302E">
      <w:pPr>
        <w:pStyle w:val="ListParagraph"/>
        <w:numPr>
          <w:ilvl w:val="0"/>
          <w:numId w:val="3"/>
        </w:numPr>
      </w:pPr>
      <w:r>
        <w:t>Problems can be easily identified and managed</w:t>
      </w:r>
      <w:r w:rsidR="00910B59">
        <w:t>.</w:t>
      </w:r>
    </w:p>
    <w:p w14:paraId="7083FE64" w14:textId="30256B74" w:rsidR="00ED6CD9" w:rsidRDefault="00ED6CD9" w:rsidP="00B6302E">
      <w:pPr>
        <w:pStyle w:val="ListParagraph"/>
        <w:numPr>
          <w:ilvl w:val="0"/>
          <w:numId w:val="3"/>
        </w:numPr>
      </w:pPr>
      <w:r>
        <w:t xml:space="preserve">Less </w:t>
      </w:r>
      <w:r w:rsidR="00D24BC2">
        <w:t>skilful</w:t>
      </w:r>
      <w:r>
        <w:t xml:space="preserve"> team can manage it</w:t>
      </w:r>
      <w:r w:rsidR="00910B59">
        <w:t>.</w:t>
      </w:r>
    </w:p>
    <w:p w14:paraId="6369E05D" w14:textId="2D4CC980" w:rsidR="00ED6CD9" w:rsidRPr="00ED6CD9" w:rsidRDefault="00ED6CD9" w:rsidP="00B6302E">
      <w:pPr>
        <w:pStyle w:val="ListParagraph"/>
        <w:numPr>
          <w:ilvl w:val="0"/>
          <w:numId w:val="3"/>
        </w:numPr>
      </w:pPr>
      <w:r>
        <w:t>Can focus on the module under development</w:t>
      </w:r>
      <w:r w:rsidR="00910B59">
        <w:t>.</w:t>
      </w:r>
    </w:p>
    <w:p w14:paraId="61EFB62C" w14:textId="0E98057A" w:rsidR="00417574" w:rsidRDefault="00521B70" w:rsidP="00212A8F">
      <w:pPr>
        <w:pStyle w:val="Heading1"/>
      </w:pPr>
      <w:bookmarkStart w:id="17" w:name="_Toc42742459"/>
      <w:r>
        <w:t>1.</w:t>
      </w:r>
      <w:r w:rsidR="00B86D19">
        <w:t>6</w:t>
      </w:r>
      <w:r>
        <w:t xml:space="preserve">   </w:t>
      </w:r>
      <w:r w:rsidR="00212A8F">
        <w:t>Nature of the project</w:t>
      </w:r>
      <w:bookmarkEnd w:id="17"/>
    </w:p>
    <w:p w14:paraId="442C9D89" w14:textId="6AC62EBF" w:rsidR="00241C13" w:rsidRDefault="00241C13" w:rsidP="00241C13">
      <w:r>
        <w:t xml:space="preserve">Contextual news information retrieval is a </w:t>
      </w:r>
      <w:r w:rsidR="00F749C4">
        <w:t>w</w:t>
      </w:r>
      <w:r>
        <w:t>eb</w:t>
      </w:r>
      <w:r w:rsidR="00125253">
        <w:t>-</w:t>
      </w:r>
      <w:r>
        <w:t xml:space="preserve">based application that is made using python at the back end for </w:t>
      </w:r>
      <w:r w:rsidR="00F95AFB">
        <w:t>data mining</w:t>
      </w:r>
      <w:r>
        <w:t xml:space="preserve"> and machine learning algorithms like Image processing and W</w:t>
      </w:r>
      <w:r w:rsidR="00F95AFB">
        <w:t>eb</w:t>
      </w:r>
      <w:r>
        <w:t xml:space="preserve"> Scrapping. We are using </w:t>
      </w:r>
      <w:r w:rsidR="002601D6">
        <w:t>F</w:t>
      </w:r>
      <w:r w:rsidR="00C97BC9">
        <w:t>lask</w:t>
      </w:r>
      <w:r w:rsidR="002601D6">
        <w:t xml:space="preserve"> SQLITE</w:t>
      </w:r>
      <w:r w:rsidR="00B07524">
        <w:t xml:space="preserve"> DB</w:t>
      </w:r>
      <w:r>
        <w:t xml:space="preserve"> for maintaining our database.</w:t>
      </w:r>
    </w:p>
    <w:p w14:paraId="7EA4771E" w14:textId="79D58A20" w:rsidR="00241C13" w:rsidRDefault="00085595" w:rsidP="005B4700">
      <w:pPr>
        <w:pStyle w:val="Heading1"/>
      </w:pPr>
      <w:bookmarkStart w:id="18" w:name="_Toc42742460"/>
      <w:r>
        <w:t>1.</w:t>
      </w:r>
      <w:r w:rsidR="00B86D19">
        <w:t>7</w:t>
      </w:r>
      <w:r>
        <w:t xml:space="preserve">   Overview of the Report</w:t>
      </w:r>
      <w:bookmarkEnd w:id="18"/>
      <w:r>
        <w:t xml:space="preserve"> </w:t>
      </w:r>
    </w:p>
    <w:p w14:paraId="067ABEC0" w14:textId="1F7D34A4" w:rsidR="00452462" w:rsidRDefault="00241C13" w:rsidP="00241C13">
      <w:r>
        <w:t>In this chapter we ha</w:t>
      </w:r>
      <w:r w:rsidR="00A43CBE">
        <w:t>ve</w:t>
      </w:r>
      <w:r>
        <w:t xml:space="preserve"> discussed the surface details of Contextual </w:t>
      </w:r>
      <w:r w:rsidR="00CD6275">
        <w:t>N</w:t>
      </w:r>
      <w:r>
        <w:t xml:space="preserve">ews </w:t>
      </w:r>
      <w:r w:rsidR="00CD6275">
        <w:t>I</w:t>
      </w:r>
      <w:r>
        <w:t xml:space="preserve">nformation </w:t>
      </w:r>
      <w:r w:rsidR="00CD6275">
        <w:t>R</w:t>
      </w:r>
      <w:r>
        <w:t xml:space="preserve">etrieval. We have highlighted what is the system </w:t>
      </w:r>
      <w:r w:rsidR="002A66D6">
        <w:t xml:space="preserve">that is being </w:t>
      </w:r>
      <w:r>
        <w:t>developed, why is it being developed, how will it be operated, how will it impact on the modern world, for whom it is being made</w:t>
      </w:r>
      <w:r w:rsidR="00C87A93">
        <w:t xml:space="preserve">, </w:t>
      </w:r>
      <w:r>
        <w:t>for</w:t>
      </w:r>
      <w:r w:rsidR="00C87A93">
        <w:t xml:space="preserve"> </w:t>
      </w:r>
      <w:r w:rsidR="00EE65F4">
        <w:t>w</w:t>
      </w:r>
      <w:r>
        <w:t xml:space="preserve">hich domain and field will benefit the most, </w:t>
      </w:r>
      <w:r w:rsidR="00A51FDD">
        <w:t>w</w:t>
      </w:r>
      <w:r>
        <w:t>here will it be organizationally located and where will it be in the future</w:t>
      </w:r>
      <w:r w:rsidR="00452462">
        <w:t>.</w:t>
      </w:r>
    </w:p>
    <w:p w14:paraId="2DF4812D" w14:textId="77777777" w:rsidR="00452462" w:rsidRDefault="00452462" w:rsidP="00452462">
      <w:r>
        <w:br w:type="page"/>
      </w:r>
    </w:p>
    <w:p w14:paraId="180C6262" w14:textId="77777777" w:rsidR="00241C13" w:rsidRDefault="00241C13" w:rsidP="00241C13"/>
    <w:p w14:paraId="2E270492" w14:textId="77777777" w:rsidR="00452462" w:rsidRDefault="00452462" w:rsidP="00241C13"/>
    <w:p w14:paraId="29E72D02" w14:textId="77777777" w:rsidR="00452462" w:rsidRDefault="00452462" w:rsidP="00241C13"/>
    <w:p w14:paraId="24B662A5" w14:textId="77777777" w:rsidR="00452462" w:rsidRDefault="00452462" w:rsidP="00241C13"/>
    <w:p w14:paraId="03F32145" w14:textId="77777777" w:rsidR="00452462" w:rsidRDefault="00452462" w:rsidP="00241C13"/>
    <w:p w14:paraId="215018ED" w14:textId="77777777" w:rsidR="00452462" w:rsidRDefault="00452462" w:rsidP="00241C13"/>
    <w:p w14:paraId="18D9132B" w14:textId="029F5184" w:rsidR="00452462" w:rsidRDefault="00452462" w:rsidP="00241C13"/>
    <w:p w14:paraId="3506E4FC" w14:textId="059D70F8" w:rsidR="000E29F9" w:rsidRDefault="000E29F9" w:rsidP="00241C13"/>
    <w:p w14:paraId="33538A1B" w14:textId="77777777" w:rsidR="00291565" w:rsidRDefault="00291565" w:rsidP="00241C13"/>
    <w:p w14:paraId="51455146" w14:textId="77777777" w:rsidR="000E29F9" w:rsidRDefault="000E29F9" w:rsidP="00241C13"/>
    <w:p w14:paraId="5AC10EA5" w14:textId="77777777" w:rsidR="00452462" w:rsidRPr="00AE6839" w:rsidRDefault="00452462" w:rsidP="00AE6839">
      <w:pPr>
        <w:pStyle w:val="Heading1"/>
        <w:ind w:left="360" w:hanging="360"/>
        <w:jc w:val="center"/>
        <w:rPr>
          <w:sz w:val="36"/>
          <w:szCs w:val="36"/>
        </w:rPr>
      </w:pPr>
      <w:bookmarkStart w:id="19" w:name="_Toc42742461"/>
      <w:r w:rsidRPr="00AE6839">
        <w:rPr>
          <w:sz w:val="36"/>
          <w:szCs w:val="36"/>
        </w:rPr>
        <w:t>CHAPTER 2</w:t>
      </w:r>
      <w:bookmarkEnd w:id="19"/>
    </w:p>
    <w:p w14:paraId="3B5BA85B" w14:textId="77777777" w:rsidR="00452462" w:rsidRPr="00280EDF" w:rsidRDefault="00452462" w:rsidP="00AE6839">
      <w:pPr>
        <w:pStyle w:val="Heading1"/>
        <w:ind w:left="360" w:hanging="360"/>
        <w:jc w:val="center"/>
        <w:rPr>
          <w:sz w:val="40"/>
          <w:szCs w:val="40"/>
        </w:rPr>
      </w:pPr>
      <w:bookmarkStart w:id="20" w:name="_Toc42742462"/>
      <w:r w:rsidRPr="00280EDF">
        <w:rPr>
          <w:sz w:val="40"/>
          <w:szCs w:val="40"/>
        </w:rPr>
        <w:t>BACKGROUND AND EXISITING WORK</w:t>
      </w:r>
      <w:bookmarkEnd w:id="20"/>
    </w:p>
    <w:p w14:paraId="465691C9" w14:textId="77777777" w:rsidR="00452462" w:rsidRDefault="00452462">
      <w:pPr>
        <w:rPr>
          <w:b/>
          <w:bCs/>
          <w:sz w:val="36"/>
          <w:szCs w:val="36"/>
        </w:rPr>
      </w:pPr>
      <w:r>
        <w:rPr>
          <w:b/>
          <w:bCs/>
          <w:sz w:val="36"/>
          <w:szCs w:val="36"/>
        </w:rPr>
        <w:br w:type="page"/>
      </w:r>
    </w:p>
    <w:p w14:paraId="0223A6FD" w14:textId="01797E18" w:rsidR="00452462" w:rsidRDefault="00E63C44" w:rsidP="00E63C44">
      <w:pPr>
        <w:pStyle w:val="Heading1"/>
      </w:pPr>
      <w:bookmarkStart w:id="21" w:name="_Toc42742463"/>
      <w:r>
        <w:lastRenderedPageBreak/>
        <w:t>2.</w:t>
      </w:r>
      <w:r w:rsidR="00B26E26">
        <w:t>0</w:t>
      </w:r>
      <w:r>
        <w:t xml:space="preserve">  </w:t>
      </w:r>
      <w:r w:rsidR="008E6166">
        <w:t xml:space="preserve"> </w:t>
      </w:r>
      <w:r w:rsidR="00452462" w:rsidRPr="00E63C44">
        <w:t>Introduction</w:t>
      </w:r>
      <w:bookmarkEnd w:id="21"/>
    </w:p>
    <w:p w14:paraId="2CC9D8A8" w14:textId="2EA8E691" w:rsidR="00FB5078" w:rsidRDefault="00452462" w:rsidP="00452462">
      <w:r>
        <w:t xml:space="preserve">In this chapter, we are going to discuss about the </w:t>
      </w:r>
      <w:r w:rsidR="00606CA5">
        <w:t>existing systems that are related to C</w:t>
      </w:r>
      <w:r w:rsidR="00920A09">
        <w:t>NI</w:t>
      </w:r>
      <w:r w:rsidR="00606CA5">
        <w:t>R</w:t>
      </w:r>
      <w:r w:rsidR="00585250">
        <w:t xml:space="preserve"> </w:t>
      </w:r>
      <w:r w:rsidR="00606CA5">
        <w:t>(Context</w:t>
      </w:r>
      <w:r w:rsidR="00920A09">
        <w:t xml:space="preserve">ual News </w:t>
      </w:r>
      <w:r w:rsidR="00606CA5">
        <w:t>Information Retrieval). News researchers and students of journalism spend a lot of their time to research about different topics that are under their consideration. C</w:t>
      </w:r>
      <w:r w:rsidR="008947A6">
        <w:t>NIR</w:t>
      </w:r>
      <w:r w:rsidR="00606CA5">
        <w:t xml:space="preserve"> provides a solution to save their time and effort</w:t>
      </w:r>
      <w:r w:rsidR="00A3728C">
        <w:t xml:space="preserve">. </w:t>
      </w:r>
      <w:r w:rsidR="00606CA5">
        <w:t>They can just simply search and leave rest of the work to the system, C</w:t>
      </w:r>
      <w:r w:rsidR="008947A6">
        <w:t>NI</w:t>
      </w:r>
      <w:r w:rsidR="00606CA5">
        <w:t>R will search their related information and will retrieve the information related to their query.</w:t>
      </w:r>
      <w:r w:rsidR="004F1691">
        <w:t xml:space="preserve"> Google News is an existing system which does a pretty similar job, but it provides you </w:t>
      </w:r>
      <w:r w:rsidR="00C37358">
        <w:t>links,</w:t>
      </w:r>
      <w:r w:rsidR="004F1691">
        <w:t xml:space="preserve"> and you have to </w:t>
      </w:r>
      <w:r w:rsidR="0018205A">
        <w:t>individually</w:t>
      </w:r>
      <w:r w:rsidR="004F1691">
        <w:t xml:space="preserve"> go through those links to get your desired information and it contains only articles and blogs. ABC News is another system which provides the link to sources and does</w:t>
      </w:r>
      <w:r w:rsidR="00DC3D44">
        <w:t xml:space="preserve"> </w:t>
      </w:r>
      <w:r w:rsidR="004F1691">
        <w:t>n</w:t>
      </w:r>
      <w:r w:rsidR="00DC3D44">
        <w:t>o</w:t>
      </w:r>
      <w:r w:rsidR="004F1691">
        <w:t xml:space="preserve">t have any mechanism to download </w:t>
      </w:r>
      <w:r w:rsidR="00FB5078">
        <w:t>the information on your system. C</w:t>
      </w:r>
      <w:r w:rsidR="002158B7">
        <w:t>NIR</w:t>
      </w:r>
      <w:r w:rsidR="00FB5078">
        <w:t xml:space="preserve"> will solve these problems.</w:t>
      </w:r>
    </w:p>
    <w:p w14:paraId="568966F8" w14:textId="0EF51649" w:rsidR="00FB5078" w:rsidRDefault="00E63C44" w:rsidP="00E63C44">
      <w:pPr>
        <w:pStyle w:val="Heading1"/>
        <w:rPr>
          <w:bCs/>
        </w:rPr>
      </w:pPr>
      <w:bookmarkStart w:id="22" w:name="_Toc42742464"/>
      <w:r>
        <w:t>2.</w:t>
      </w:r>
      <w:r w:rsidR="002E14C1">
        <w:t>1</w:t>
      </w:r>
      <w:r>
        <w:t xml:space="preserve">   </w:t>
      </w:r>
      <w:r w:rsidR="00B26E26" w:rsidRPr="00B26E26">
        <w:rPr>
          <w:bCs/>
        </w:rPr>
        <w:t>Explanation of Important Constructs of the Application Domain</w:t>
      </w:r>
      <w:bookmarkEnd w:id="22"/>
    </w:p>
    <w:p w14:paraId="31FAFEE4" w14:textId="3436DE13" w:rsidR="00A16D3A" w:rsidRDefault="00A16D3A" w:rsidP="00A16D3A">
      <w:pPr>
        <w:pStyle w:val="Heading3"/>
        <w:numPr>
          <w:ilvl w:val="2"/>
          <w:numId w:val="36"/>
        </w:numPr>
      </w:pPr>
      <w:bookmarkStart w:id="23" w:name="_Toc42742465"/>
      <w:r>
        <w:t>Query</w:t>
      </w:r>
      <w:bookmarkEnd w:id="23"/>
    </w:p>
    <w:p w14:paraId="05113804" w14:textId="77777777" w:rsidR="00A16D3A" w:rsidRPr="004971A1" w:rsidRDefault="00A16D3A" w:rsidP="00A16D3A">
      <w:r>
        <w:t>When a user comes to an information retrieval system, he has some question in mind. Those questions are then transformed into a query which he writes and expects the system to answer that.</w:t>
      </w:r>
    </w:p>
    <w:p w14:paraId="009E9400" w14:textId="17EC22EC" w:rsidR="00A16D3A" w:rsidRDefault="00A16D3A" w:rsidP="00A16D3A">
      <w:pPr>
        <w:pStyle w:val="Heading3"/>
        <w:numPr>
          <w:ilvl w:val="2"/>
          <w:numId w:val="36"/>
        </w:numPr>
      </w:pPr>
      <w:bookmarkStart w:id="24" w:name="_Toc42742466"/>
      <w:r>
        <w:t>Information Provision</w:t>
      </w:r>
      <w:bookmarkEnd w:id="24"/>
    </w:p>
    <w:p w14:paraId="5EA06D5C" w14:textId="77777777" w:rsidR="00A16D3A" w:rsidRDefault="00A16D3A" w:rsidP="00A16D3A">
      <w:r>
        <w:t>As the name suggests, the system is expected to provide the information that the user has asked in his query. Web Scraping refers to getting data from webpages by writing scripts. These scripts will automatically get the data from the page’s html when executed. Web scraping is used for providing the users with their desired information.</w:t>
      </w:r>
    </w:p>
    <w:p w14:paraId="4B904674" w14:textId="3A55085F" w:rsidR="00A16D3A" w:rsidRDefault="00A16D3A" w:rsidP="00A16D3A">
      <w:pPr>
        <w:pStyle w:val="Heading3"/>
        <w:numPr>
          <w:ilvl w:val="2"/>
          <w:numId w:val="36"/>
        </w:numPr>
      </w:pPr>
      <w:bookmarkStart w:id="25" w:name="_Toc42742467"/>
      <w:r>
        <w:t>Information Representation</w:t>
      </w:r>
      <w:bookmarkEnd w:id="25"/>
    </w:p>
    <w:p w14:paraId="78EBA1E2" w14:textId="77777777" w:rsidR="00A16D3A" w:rsidRPr="00EB1134" w:rsidRDefault="00A16D3A" w:rsidP="00A16D3A">
      <w:r>
        <w:t xml:space="preserve">Information provision is another important construct. Information when not presented in a suitable format, has no impact on its reader. </w:t>
      </w:r>
    </w:p>
    <w:p w14:paraId="02AE61D4" w14:textId="603798FB" w:rsidR="00A16D3A" w:rsidRDefault="00A16D3A" w:rsidP="00A16D3A">
      <w:pPr>
        <w:pStyle w:val="Heading3"/>
        <w:numPr>
          <w:ilvl w:val="2"/>
          <w:numId w:val="36"/>
        </w:numPr>
      </w:pPr>
      <w:bookmarkStart w:id="26" w:name="_Toc42742468"/>
      <w:r>
        <w:t>Document Similarity</w:t>
      </w:r>
      <w:bookmarkEnd w:id="26"/>
    </w:p>
    <w:p w14:paraId="6B649C39" w14:textId="76EBA5E7" w:rsidR="00A347D1" w:rsidRPr="00A347D1" w:rsidRDefault="00A16D3A" w:rsidP="00A16D3A">
      <w:r>
        <w:t>When providing information according to the context of user, it is particularly important to make sure the provided information relates to the entered query. This is made sure by finding the document similarity, which means by finding out the similarity between the entered query and information. The content which has the maximum similarity with reference to the query is then provided to the users.</w:t>
      </w:r>
    </w:p>
    <w:p w14:paraId="6D40EBC1" w14:textId="17637042" w:rsidR="00B26E26" w:rsidRDefault="00B26E26" w:rsidP="00B26E26">
      <w:pPr>
        <w:pStyle w:val="Heading1"/>
        <w:rPr>
          <w:bCs/>
        </w:rPr>
      </w:pPr>
      <w:bookmarkStart w:id="27" w:name="_Toc42742469"/>
      <w:r>
        <w:lastRenderedPageBreak/>
        <w:t>2.</w:t>
      </w:r>
      <w:r w:rsidR="007F782D">
        <w:t xml:space="preserve">2   </w:t>
      </w:r>
      <w:r>
        <w:rPr>
          <w:bCs/>
        </w:rPr>
        <w:t>Existing Systems</w:t>
      </w:r>
      <w:bookmarkEnd w:id="27"/>
    </w:p>
    <w:p w14:paraId="3738FF5E" w14:textId="21CCA45D" w:rsidR="002E14C1" w:rsidRPr="002E14C1" w:rsidRDefault="002E14C1" w:rsidP="002E14C1">
      <w:r>
        <w:t>Following are some existing systems.</w:t>
      </w:r>
    </w:p>
    <w:p w14:paraId="67895223" w14:textId="3D41B182" w:rsidR="00452462" w:rsidRDefault="00FB5078" w:rsidP="00DC4A6F">
      <w:pPr>
        <w:pStyle w:val="Heading3"/>
        <w:numPr>
          <w:ilvl w:val="2"/>
          <w:numId w:val="21"/>
        </w:numPr>
      </w:pPr>
      <w:bookmarkStart w:id="28" w:name="_Toc42742470"/>
      <w:r>
        <w:t>Google News</w:t>
      </w:r>
      <w:bookmarkEnd w:id="28"/>
      <w:r w:rsidR="004F1691">
        <w:t xml:space="preserve"> </w:t>
      </w:r>
    </w:p>
    <w:p w14:paraId="1A20F9C9" w14:textId="360BF30E" w:rsidR="00FB5078" w:rsidRDefault="00FB5078" w:rsidP="00F749C4">
      <w:r>
        <w:t>Google News is a news aggregator application to search different news made by google. It provides the facility of daily updates, provides search facility, it provides different categories for the users to search information.</w:t>
      </w:r>
      <w:r w:rsidR="00D10EEC">
        <w:t xml:space="preserve"> But its drawback is that it only provides you with links and you have to </w:t>
      </w:r>
      <w:r w:rsidR="007C7EC2">
        <w:t>individually</w:t>
      </w:r>
      <w:r w:rsidR="00D10EEC">
        <w:t xml:space="preserve"> visit those links and there is no mechanism to download the information.</w:t>
      </w:r>
      <w:r w:rsidR="002A285F">
        <w:t xml:space="preserve"> </w:t>
      </w:r>
      <w:sdt>
        <w:sdtPr>
          <w:id w:val="131996649"/>
          <w:citation/>
        </w:sdtPr>
        <w:sdtContent>
          <w:r w:rsidR="002A285F">
            <w:fldChar w:fldCharType="begin"/>
          </w:r>
          <w:r w:rsidR="002A285F">
            <w:rPr>
              <w:lang w:val="en-US"/>
            </w:rPr>
            <w:instrText xml:space="preserve"> CITATION Goo02 \l 1033 </w:instrText>
          </w:r>
          <w:r w:rsidR="002A285F">
            <w:fldChar w:fldCharType="separate"/>
          </w:r>
          <w:r w:rsidR="002A285F" w:rsidRPr="002A285F">
            <w:rPr>
              <w:noProof/>
              <w:lang w:val="en-US"/>
            </w:rPr>
            <w:t>[1]</w:t>
          </w:r>
          <w:r w:rsidR="002A285F">
            <w:fldChar w:fldCharType="end"/>
          </w:r>
        </w:sdtContent>
      </w:sdt>
      <w:commentRangeStart w:id="29"/>
      <w:commentRangeEnd w:id="29"/>
      <w:r w:rsidR="00164DE1">
        <w:rPr>
          <w:rStyle w:val="CommentReference"/>
        </w:rPr>
        <w:commentReference w:id="29"/>
      </w:r>
    </w:p>
    <w:p w14:paraId="7E1B4B2A" w14:textId="1DDBF2F7" w:rsidR="00D10EEC" w:rsidRDefault="00D10EEC" w:rsidP="00DC4A6F">
      <w:pPr>
        <w:pStyle w:val="Heading3"/>
        <w:numPr>
          <w:ilvl w:val="2"/>
          <w:numId w:val="21"/>
        </w:numPr>
      </w:pPr>
      <w:bookmarkStart w:id="30" w:name="_Toc42742471"/>
      <w:r>
        <w:t>ABC News</w:t>
      </w:r>
      <w:bookmarkEnd w:id="30"/>
    </w:p>
    <w:p w14:paraId="282D36D4" w14:textId="5E8DEFDD" w:rsidR="001828E5" w:rsidRDefault="00D10EEC" w:rsidP="00F749C4">
      <w:r>
        <w:t>ABC News is another news website by American Broadcast Company</w:t>
      </w:r>
      <w:r w:rsidR="0061032F">
        <w:t xml:space="preserve">. It provides searching facility and allows you to see latest stories. But </w:t>
      </w:r>
      <w:r w:rsidR="00C37358">
        <w:t>again,</w:t>
      </w:r>
      <w:r w:rsidR="0061032F">
        <w:t xml:space="preserve"> it does</w:t>
      </w:r>
      <w:r w:rsidR="0056431D">
        <w:t xml:space="preserve"> not</w:t>
      </w:r>
      <w:r w:rsidR="0061032F">
        <w:t xml:space="preserve"> have any mechanism to download information </w:t>
      </w:r>
      <w:r w:rsidR="001B2220">
        <w:t>and</w:t>
      </w:r>
      <w:r w:rsidR="0061032F">
        <w:t xml:space="preserve"> it does</w:t>
      </w:r>
      <w:r w:rsidR="00FF030B">
        <w:t xml:space="preserve"> not</w:t>
      </w:r>
      <w:r w:rsidR="0061032F">
        <w:t xml:space="preserve"> analyse pictorial information and E-Papers</w:t>
      </w:r>
      <w:r w:rsidR="002A285F">
        <w:t xml:space="preserve">. </w:t>
      </w:r>
      <w:sdt>
        <w:sdtPr>
          <w:id w:val="2009870324"/>
          <w:citation/>
        </w:sdtPr>
        <w:sdtContent>
          <w:r w:rsidR="002A285F">
            <w:fldChar w:fldCharType="begin"/>
          </w:r>
          <w:r w:rsidR="002A285F">
            <w:rPr>
              <w:lang w:val="en-US"/>
            </w:rPr>
            <w:instrText xml:space="preserve"> CITATION ABC25 \l 1033 </w:instrText>
          </w:r>
          <w:r w:rsidR="002A285F">
            <w:fldChar w:fldCharType="separate"/>
          </w:r>
          <w:r w:rsidR="002A285F" w:rsidRPr="002A285F">
            <w:rPr>
              <w:noProof/>
              <w:lang w:val="en-US"/>
            </w:rPr>
            <w:t>[2]</w:t>
          </w:r>
          <w:r w:rsidR="002A285F">
            <w:fldChar w:fldCharType="end"/>
          </w:r>
        </w:sdtContent>
      </w:sdt>
      <w:commentRangeStart w:id="31"/>
      <w:commentRangeEnd w:id="31"/>
      <w:r w:rsidR="00164DE1">
        <w:rPr>
          <w:rStyle w:val="CommentReference"/>
        </w:rPr>
        <w:commentReference w:id="31"/>
      </w:r>
    </w:p>
    <w:p w14:paraId="699D1C8F" w14:textId="6A8E35DB" w:rsidR="001828E5" w:rsidRPr="002660D1" w:rsidRDefault="00B41CA9" w:rsidP="00B41CA9">
      <w:pPr>
        <w:pStyle w:val="Heading1"/>
      </w:pPr>
      <w:bookmarkStart w:id="32" w:name="_Toc26109186"/>
      <w:bookmarkStart w:id="33" w:name="_Toc26830242"/>
      <w:bookmarkStart w:id="34" w:name="_Toc42742472"/>
      <w:r>
        <w:t>2.</w:t>
      </w:r>
      <w:r w:rsidR="00A12FBE">
        <w:t>3</w:t>
      </w:r>
      <w:r>
        <w:t xml:space="preserve">   </w:t>
      </w:r>
      <w:r w:rsidR="001828E5" w:rsidRPr="002660D1">
        <w:t xml:space="preserve">Comparison of </w:t>
      </w:r>
      <w:r w:rsidR="00196FDD">
        <w:t>E</w:t>
      </w:r>
      <w:r w:rsidR="001828E5" w:rsidRPr="002660D1">
        <w:t xml:space="preserve">xisting </w:t>
      </w:r>
      <w:r w:rsidR="00196FDD">
        <w:t>S</w:t>
      </w:r>
      <w:r w:rsidR="001828E5" w:rsidRPr="002660D1">
        <w:t>ystems</w:t>
      </w:r>
      <w:bookmarkEnd w:id="32"/>
      <w:bookmarkEnd w:id="33"/>
      <w:bookmarkEnd w:id="34"/>
    </w:p>
    <w:p w14:paraId="5DBA9045" w14:textId="0F39D9C5" w:rsidR="00FF27CC" w:rsidRDefault="001828E5" w:rsidP="00EA3641">
      <w:r>
        <w:t>A comparison the two existing systems is given below.</w:t>
      </w:r>
    </w:p>
    <w:p w14:paraId="2802B065" w14:textId="12FB07E3" w:rsidR="00FF27CC" w:rsidRPr="00D6099E" w:rsidRDefault="00FF27CC" w:rsidP="00FF27CC">
      <w:pPr>
        <w:pStyle w:val="Caption"/>
        <w:jc w:val="center"/>
      </w:pPr>
      <w:bookmarkStart w:id="35" w:name="_Toc32870343"/>
      <w:r w:rsidRPr="00D6099E">
        <w:t xml:space="preserve">Table </w:t>
      </w:r>
      <w:fldSimple w:instr=" SEQ Table \* ARABIC ">
        <w:r w:rsidR="00A955B1" w:rsidRPr="00D6099E">
          <w:rPr>
            <w:noProof/>
          </w:rPr>
          <w:t>2</w:t>
        </w:r>
      </w:fldSimple>
      <w:r w:rsidRPr="00D6099E">
        <w:rPr>
          <w:lang w:val="en-US"/>
        </w:rPr>
        <w:t xml:space="preserve">.1:  Comparison of </w:t>
      </w:r>
      <w:r w:rsidR="0037133B" w:rsidRPr="00D6099E">
        <w:rPr>
          <w:lang w:val="en-US"/>
        </w:rPr>
        <w:t>e</w:t>
      </w:r>
      <w:r w:rsidRPr="00D6099E">
        <w:rPr>
          <w:lang w:val="en-US"/>
        </w:rPr>
        <w:t>xisting</w:t>
      </w:r>
      <w:bookmarkEnd w:id="35"/>
      <w:r w:rsidR="00D6099E">
        <w:rPr>
          <w:lang w:val="en-US"/>
        </w:rPr>
        <w:t xml:space="preserve"> </w:t>
      </w:r>
      <w:commentRangeStart w:id="36"/>
      <w:r w:rsidR="00D6099E">
        <w:rPr>
          <w:lang w:val="en-US"/>
        </w:rPr>
        <w:t>systems</w:t>
      </w:r>
      <w:commentRangeEnd w:id="36"/>
      <w:r w:rsidR="00164DE1">
        <w:rPr>
          <w:rStyle w:val="CommentReference"/>
          <w:i w:val="0"/>
          <w:iCs w:val="0"/>
          <w:color w:val="000000" w:themeColor="text1"/>
        </w:rPr>
        <w:commentReference w:id="36"/>
      </w:r>
    </w:p>
    <w:tbl>
      <w:tblPr>
        <w:tblStyle w:val="TableGrid"/>
        <w:tblW w:w="0" w:type="auto"/>
        <w:tblLook w:val="04A0" w:firstRow="1" w:lastRow="0" w:firstColumn="1" w:lastColumn="0" w:noHBand="0" w:noVBand="1"/>
      </w:tblPr>
      <w:tblGrid>
        <w:gridCol w:w="2605"/>
        <w:gridCol w:w="3060"/>
        <w:gridCol w:w="2970"/>
      </w:tblGrid>
      <w:tr w:rsidR="00F749C4" w14:paraId="27776710" w14:textId="77777777" w:rsidTr="00F749C4">
        <w:trPr>
          <w:trHeight w:val="764"/>
        </w:trPr>
        <w:tc>
          <w:tcPr>
            <w:tcW w:w="2605" w:type="dxa"/>
          </w:tcPr>
          <w:p w14:paraId="5E0FBCF2" w14:textId="77777777" w:rsidR="00F749C4" w:rsidRPr="004310B7" w:rsidRDefault="00F749C4" w:rsidP="001828E5">
            <w:pPr>
              <w:rPr>
                <w:b/>
                <w:bCs/>
              </w:rPr>
            </w:pPr>
            <w:r w:rsidRPr="004310B7">
              <w:rPr>
                <w:b/>
                <w:bCs/>
              </w:rPr>
              <w:t>Features</w:t>
            </w:r>
          </w:p>
        </w:tc>
        <w:tc>
          <w:tcPr>
            <w:tcW w:w="3060" w:type="dxa"/>
          </w:tcPr>
          <w:p w14:paraId="1CD07C7D" w14:textId="77777777" w:rsidR="00F749C4" w:rsidRPr="004310B7" w:rsidRDefault="00F749C4" w:rsidP="001828E5">
            <w:pPr>
              <w:rPr>
                <w:b/>
                <w:bCs/>
              </w:rPr>
            </w:pPr>
            <w:r w:rsidRPr="004310B7">
              <w:rPr>
                <w:b/>
                <w:bCs/>
              </w:rPr>
              <w:t>Google News</w:t>
            </w:r>
          </w:p>
        </w:tc>
        <w:tc>
          <w:tcPr>
            <w:tcW w:w="2970" w:type="dxa"/>
          </w:tcPr>
          <w:p w14:paraId="05448275" w14:textId="77777777" w:rsidR="00F749C4" w:rsidRPr="004310B7" w:rsidRDefault="00F749C4" w:rsidP="001828E5">
            <w:pPr>
              <w:rPr>
                <w:b/>
                <w:bCs/>
              </w:rPr>
            </w:pPr>
            <w:r w:rsidRPr="004310B7">
              <w:rPr>
                <w:b/>
                <w:bCs/>
              </w:rPr>
              <w:t>ABC News</w:t>
            </w:r>
          </w:p>
        </w:tc>
      </w:tr>
      <w:tr w:rsidR="00F749C4" w14:paraId="54298842" w14:textId="77777777" w:rsidTr="00F749C4">
        <w:trPr>
          <w:trHeight w:val="710"/>
        </w:trPr>
        <w:tc>
          <w:tcPr>
            <w:tcW w:w="2605" w:type="dxa"/>
          </w:tcPr>
          <w:p w14:paraId="2AB99E84" w14:textId="77777777" w:rsidR="00F749C4" w:rsidRDefault="00F749C4" w:rsidP="001828E5">
            <w:r>
              <w:t>Text Extraction</w:t>
            </w:r>
          </w:p>
        </w:tc>
        <w:tc>
          <w:tcPr>
            <w:tcW w:w="3060" w:type="dxa"/>
          </w:tcPr>
          <w:p w14:paraId="2E02EF4B" w14:textId="77777777" w:rsidR="00F749C4" w:rsidRDefault="00F749C4" w:rsidP="001828E5">
            <w:r>
              <w:t>No</w:t>
            </w:r>
          </w:p>
        </w:tc>
        <w:tc>
          <w:tcPr>
            <w:tcW w:w="2970" w:type="dxa"/>
          </w:tcPr>
          <w:p w14:paraId="41A2D2B5" w14:textId="77777777" w:rsidR="00F749C4" w:rsidRDefault="00F749C4" w:rsidP="001828E5">
            <w:r>
              <w:t>No</w:t>
            </w:r>
          </w:p>
        </w:tc>
      </w:tr>
      <w:tr w:rsidR="00F749C4" w14:paraId="186F6B34" w14:textId="77777777" w:rsidTr="00F749C4">
        <w:trPr>
          <w:trHeight w:val="890"/>
        </w:trPr>
        <w:tc>
          <w:tcPr>
            <w:tcW w:w="2605" w:type="dxa"/>
          </w:tcPr>
          <w:p w14:paraId="585D3EC4" w14:textId="77777777" w:rsidR="00F749C4" w:rsidRDefault="00F749C4" w:rsidP="001828E5">
            <w:r>
              <w:t>Text Extraction from Pictures</w:t>
            </w:r>
          </w:p>
        </w:tc>
        <w:tc>
          <w:tcPr>
            <w:tcW w:w="3060" w:type="dxa"/>
          </w:tcPr>
          <w:p w14:paraId="0C3DC989" w14:textId="77777777" w:rsidR="00F749C4" w:rsidRDefault="00F749C4" w:rsidP="001828E5">
            <w:r>
              <w:t>No</w:t>
            </w:r>
          </w:p>
        </w:tc>
        <w:tc>
          <w:tcPr>
            <w:tcW w:w="2970" w:type="dxa"/>
          </w:tcPr>
          <w:p w14:paraId="39694890" w14:textId="77777777" w:rsidR="00F749C4" w:rsidRDefault="00F749C4" w:rsidP="001828E5">
            <w:r>
              <w:t>No</w:t>
            </w:r>
          </w:p>
        </w:tc>
      </w:tr>
      <w:tr w:rsidR="00F749C4" w14:paraId="4CB1DE0A" w14:textId="77777777" w:rsidTr="00F749C4">
        <w:trPr>
          <w:trHeight w:val="710"/>
        </w:trPr>
        <w:tc>
          <w:tcPr>
            <w:tcW w:w="2605" w:type="dxa"/>
          </w:tcPr>
          <w:p w14:paraId="05707B57" w14:textId="63ECC91B" w:rsidR="00F749C4" w:rsidRDefault="00F749C4" w:rsidP="001828E5">
            <w:r>
              <w:t>Analyzation of user’s script</w:t>
            </w:r>
          </w:p>
        </w:tc>
        <w:tc>
          <w:tcPr>
            <w:tcW w:w="3060" w:type="dxa"/>
          </w:tcPr>
          <w:p w14:paraId="47387D17" w14:textId="77777777" w:rsidR="00F749C4" w:rsidRDefault="00F749C4" w:rsidP="001828E5">
            <w:r>
              <w:t>No</w:t>
            </w:r>
          </w:p>
        </w:tc>
        <w:tc>
          <w:tcPr>
            <w:tcW w:w="2970" w:type="dxa"/>
          </w:tcPr>
          <w:p w14:paraId="5D23B5F1" w14:textId="77777777" w:rsidR="00F749C4" w:rsidRDefault="00F749C4" w:rsidP="001828E5">
            <w:r>
              <w:t>No</w:t>
            </w:r>
          </w:p>
        </w:tc>
      </w:tr>
      <w:tr w:rsidR="00F749C4" w14:paraId="0C6539D1" w14:textId="77777777" w:rsidTr="00F749C4">
        <w:trPr>
          <w:trHeight w:val="710"/>
        </w:trPr>
        <w:tc>
          <w:tcPr>
            <w:tcW w:w="2605" w:type="dxa"/>
          </w:tcPr>
          <w:p w14:paraId="5E9FF79A" w14:textId="77777777" w:rsidR="00F749C4" w:rsidRDefault="00F749C4" w:rsidP="001828E5">
            <w:r>
              <w:t>Download Option</w:t>
            </w:r>
          </w:p>
        </w:tc>
        <w:tc>
          <w:tcPr>
            <w:tcW w:w="3060" w:type="dxa"/>
          </w:tcPr>
          <w:p w14:paraId="39EAC435" w14:textId="77777777" w:rsidR="00F749C4" w:rsidRDefault="00F749C4" w:rsidP="001828E5">
            <w:r>
              <w:t>No</w:t>
            </w:r>
          </w:p>
        </w:tc>
        <w:tc>
          <w:tcPr>
            <w:tcW w:w="2970" w:type="dxa"/>
          </w:tcPr>
          <w:p w14:paraId="7E76095B" w14:textId="77777777" w:rsidR="00F749C4" w:rsidRDefault="00F749C4" w:rsidP="001828E5">
            <w:r>
              <w:t>Yes</w:t>
            </w:r>
          </w:p>
        </w:tc>
      </w:tr>
      <w:tr w:rsidR="00F749C4" w14:paraId="7B205B35" w14:textId="77777777" w:rsidTr="00F749C4">
        <w:trPr>
          <w:trHeight w:val="890"/>
        </w:trPr>
        <w:tc>
          <w:tcPr>
            <w:tcW w:w="2605" w:type="dxa"/>
          </w:tcPr>
          <w:p w14:paraId="2267C2B8" w14:textId="77777777" w:rsidR="00F749C4" w:rsidRDefault="00F749C4" w:rsidP="001828E5">
            <w:r>
              <w:t>Searching Option</w:t>
            </w:r>
          </w:p>
        </w:tc>
        <w:tc>
          <w:tcPr>
            <w:tcW w:w="3060" w:type="dxa"/>
          </w:tcPr>
          <w:p w14:paraId="01A5E4BD" w14:textId="77777777" w:rsidR="00F749C4" w:rsidRDefault="00F749C4" w:rsidP="001828E5">
            <w:r>
              <w:t>Yes</w:t>
            </w:r>
          </w:p>
        </w:tc>
        <w:tc>
          <w:tcPr>
            <w:tcW w:w="2970" w:type="dxa"/>
          </w:tcPr>
          <w:p w14:paraId="5444DC9C" w14:textId="77777777" w:rsidR="00F749C4" w:rsidRDefault="00F749C4" w:rsidP="001828E5">
            <w:r>
              <w:t>Yes</w:t>
            </w:r>
          </w:p>
        </w:tc>
      </w:tr>
    </w:tbl>
    <w:p w14:paraId="2357F944" w14:textId="77777777" w:rsidR="001828E5" w:rsidRDefault="001828E5" w:rsidP="001828E5"/>
    <w:p w14:paraId="010266AC" w14:textId="609FFA87" w:rsidR="00196FDD" w:rsidRDefault="00B41CA9" w:rsidP="00B41CA9">
      <w:pPr>
        <w:pStyle w:val="Heading1"/>
      </w:pPr>
      <w:bookmarkStart w:id="37" w:name="_Toc42742473"/>
      <w:r>
        <w:t>2.</w:t>
      </w:r>
      <w:r w:rsidR="00F1326A">
        <w:t>4</w:t>
      </w:r>
      <w:r>
        <w:t xml:space="preserve">   </w:t>
      </w:r>
      <w:r w:rsidR="000D599C">
        <w:t>Summary</w:t>
      </w:r>
      <w:bookmarkEnd w:id="37"/>
    </w:p>
    <w:p w14:paraId="5429741A" w14:textId="046D5566" w:rsidR="0060689E" w:rsidRDefault="0060689E" w:rsidP="0060689E">
      <w:r>
        <w:t xml:space="preserve">In this section, we will summarize that some existing systems for news search are Google News, ABC News etc but they all lack at some point </w:t>
      </w:r>
      <w:r w:rsidR="00E01C61">
        <w:t>i.e.</w:t>
      </w:r>
      <w:r>
        <w:t xml:space="preserve"> data representation or download </w:t>
      </w:r>
      <w:r>
        <w:lastRenderedPageBreak/>
        <w:t>option etc. The proposed system solves these problems and tackles these features. In this way, the proposed system will facilitate its users and will provide them ease and convenience.</w:t>
      </w:r>
    </w:p>
    <w:p w14:paraId="5557FC50" w14:textId="63AD085B" w:rsidR="0060689E" w:rsidRPr="0060689E" w:rsidRDefault="0060689E" w:rsidP="0060689E">
      <w:r>
        <w:t xml:space="preserve">Most Importantly, the proposed system </w:t>
      </w:r>
      <w:r w:rsidR="00FD793F">
        <w:t>saves the time of its users and searches the information on their behalf rather than letting them go through the individual links themselves, and then the user can download and keep the results with himself which further provides convenience.</w:t>
      </w:r>
    </w:p>
    <w:p w14:paraId="2B775976" w14:textId="21A3CF8C" w:rsidR="0000044D" w:rsidRDefault="0000044D">
      <w:pPr>
        <w:spacing w:line="259" w:lineRule="auto"/>
        <w:jc w:val="left"/>
      </w:pPr>
      <w:r>
        <w:br w:type="page"/>
      </w:r>
    </w:p>
    <w:p w14:paraId="26CA8D11" w14:textId="77777777" w:rsidR="0000044D" w:rsidRDefault="0000044D" w:rsidP="0000044D">
      <w:pPr>
        <w:jc w:val="center"/>
        <w:rPr>
          <w:sz w:val="32"/>
          <w:szCs w:val="32"/>
        </w:rPr>
      </w:pPr>
    </w:p>
    <w:p w14:paraId="6A1677B1" w14:textId="77777777" w:rsidR="0000044D" w:rsidRDefault="0000044D" w:rsidP="0000044D">
      <w:pPr>
        <w:jc w:val="center"/>
        <w:rPr>
          <w:sz w:val="32"/>
          <w:szCs w:val="32"/>
        </w:rPr>
      </w:pPr>
    </w:p>
    <w:p w14:paraId="008247AE" w14:textId="77777777" w:rsidR="0000044D" w:rsidRDefault="0000044D" w:rsidP="0000044D">
      <w:pPr>
        <w:jc w:val="center"/>
        <w:rPr>
          <w:sz w:val="32"/>
          <w:szCs w:val="32"/>
        </w:rPr>
      </w:pPr>
    </w:p>
    <w:p w14:paraId="440E8460" w14:textId="77777777" w:rsidR="0000044D" w:rsidRDefault="0000044D" w:rsidP="0000044D">
      <w:pPr>
        <w:jc w:val="center"/>
        <w:rPr>
          <w:sz w:val="32"/>
          <w:szCs w:val="32"/>
        </w:rPr>
      </w:pPr>
    </w:p>
    <w:p w14:paraId="1FD35505" w14:textId="26E60DDE" w:rsidR="0000044D" w:rsidRDefault="0000044D" w:rsidP="0000044D">
      <w:pPr>
        <w:jc w:val="center"/>
        <w:rPr>
          <w:sz w:val="32"/>
          <w:szCs w:val="32"/>
        </w:rPr>
      </w:pPr>
    </w:p>
    <w:p w14:paraId="62AED23E" w14:textId="67C47122" w:rsidR="00291565" w:rsidRDefault="00291565" w:rsidP="0000044D">
      <w:pPr>
        <w:jc w:val="center"/>
        <w:rPr>
          <w:sz w:val="32"/>
          <w:szCs w:val="32"/>
        </w:rPr>
      </w:pPr>
    </w:p>
    <w:p w14:paraId="1FEAA312" w14:textId="77777777" w:rsidR="00291565" w:rsidRDefault="00291565" w:rsidP="0000044D">
      <w:pPr>
        <w:jc w:val="center"/>
        <w:rPr>
          <w:sz w:val="32"/>
          <w:szCs w:val="32"/>
        </w:rPr>
      </w:pPr>
    </w:p>
    <w:p w14:paraId="5BF51054" w14:textId="77777777" w:rsidR="0000044D" w:rsidRDefault="0000044D" w:rsidP="0000044D">
      <w:pPr>
        <w:jc w:val="center"/>
        <w:rPr>
          <w:sz w:val="32"/>
          <w:szCs w:val="32"/>
        </w:rPr>
      </w:pPr>
    </w:p>
    <w:p w14:paraId="432CB44C" w14:textId="4D7BB1D2" w:rsidR="0000044D" w:rsidRPr="00AE6839" w:rsidRDefault="0000044D" w:rsidP="00AE6839">
      <w:pPr>
        <w:pStyle w:val="Heading1"/>
        <w:ind w:left="360" w:hanging="360"/>
        <w:jc w:val="center"/>
        <w:rPr>
          <w:sz w:val="36"/>
          <w:szCs w:val="36"/>
        </w:rPr>
      </w:pPr>
      <w:bookmarkStart w:id="38" w:name="_Toc42742474"/>
      <w:r w:rsidRPr="00AE6839">
        <w:rPr>
          <w:sz w:val="36"/>
          <w:szCs w:val="36"/>
        </w:rPr>
        <w:t>CHAPTER 3</w:t>
      </w:r>
      <w:bookmarkEnd w:id="38"/>
    </w:p>
    <w:p w14:paraId="250DB05C" w14:textId="77777777" w:rsidR="0000044D" w:rsidRPr="00280EDF" w:rsidRDefault="0000044D" w:rsidP="00AE6839">
      <w:pPr>
        <w:pStyle w:val="Heading1"/>
        <w:ind w:left="360" w:hanging="360"/>
        <w:jc w:val="center"/>
        <w:rPr>
          <w:sz w:val="40"/>
          <w:szCs w:val="40"/>
        </w:rPr>
      </w:pPr>
      <w:bookmarkStart w:id="39" w:name="_Toc42742475"/>
      <w:r w:rsidRPr="00280EDF">
        <w:rPr>
          <w:sz w:val="40"/>
          <w:szCs w:val="40"/>
        </w:rPr>
        <w:t>REQUIREMENTS SPECIFICATION</w:t>
      </w:r>
      <w:bookmarkEnd w:id="39"/>
    </w:p>
    <w:p w14:paraId="193390B7" w14:textId="77777777" w:rsidR="0000044D" w:rsidRDefault="0000044D" w:rsidP="0000044D">
      <w:pPr>
        <w:rPr>
          <w:sz w:val="44"/>
          <w:szCs w:val="44"/>
        </w:rPr>
      </w:pPr>
      <w:r>
        <w:rPr>
          <w:sz w:val="44"/>
          <w:szCs w:val="44"/>
        </w:rPr>
        <w:br w:type="page"/>
      </w:r>
    </w:p>
    <w:p w14:paraId="6A438768" w14:textId="50C58AD9" w:rsidR="0000044D" w:rsidRDefault="0000044D" w:rsidP="00075934">
      <w:pPr>
        <w:pStyle w:val="Heading1"/>
      </w:pPr>
      <w:r>
        <w:lastRenderedPageBreak/>
        <w:t xml:space="preserve"> </w:t>
      </w:r>
      <w:bookmarkStart w:id="40" w:name="_Toc42742476"/>
      <w:r w:rsidR="00075934">
        <w:t>3.</w:t>
      </w:r>
      <w:r w:rsidR="00267337">
        <w:t>0</w:t>
      </w:r>
      <w:r w:rsidR="00075934">
        <w:t xml:space="preserve">   </w:t>
      </w:r>
      <w:r>
        <w:t>Introduction</w:t>
      </w:r>
      <w:bookmarkEnd w:id="40"/>
    </w:p>
    <w:p w14:paraId="3BAE9333" w14:textId="5CB0BD55" w:rsidR="0000044D" w:rsidRDefault="0000044D" w:rsidP="0000044D">
      <w:r>
        <w:tab/>
        <w:t>In this chapter, we are going to discuss system requirements of the proposed system. System Requirements are those software or hardware requirements that cause the system to do what it is supposed to. The absence of these requirements can cause serious system failure, system failure can be in the form of performance issues or compatibility issues. Performance issues are those which cause system to perform below the bar i.e</w:t>
      </w:r>
      <w:r w:rsidR="005D1E52">
        <w:t>.</w:t>
      </w:r>
      <w:r>
        <w:t xml:space="preserve"> the system can </w:t>
      </w:r>
      <w:r w:rsidR="00C205B4">
        <w:t>hang,</w:t>
      </w:r>
      <w:r>
        <w:t xml:space="preserve"> or crash and compatibility issues can be when the deployed system is not compatible with the working environment or the hardware installed at the workplace. In this chapter, system requirements of </w:t>
      </w:r>
      <w:r w:rsidR="008C5CFE">
        <w:t xml:space="preserve">the </w:t>
      </w:r>
      <w:r>
        <w:t xml:space="preserve">system are discussed. System requirements of our system include interface requirements, </w:t>
      </w:r>
      <w:r w:rsidR="00C6051A">
        <w:t xml:space="preserve">database requirements, </w:t>
      </w:r>
      <w:r>
        <w:t xml:space="preserve">software requirements, hardware requirements, database requirements, functional </w:t>
      </w:r>
      <w:r w:rsidR="00C76648">
        <w:t>requirements,</w:t>
      </w:r>
      <w:r>
        <w:t xml:space="preserve"> and non-functional requirements.</w:t>
      </w:r>
    </w:p>
    <w:p w14:paraId="3351CD04" w14:textId="6E043E7E" w:rsidR="0000044D" w:rsidRDefault="00075934" w:rsidP="00075934">
      <w:pPr>
        <w:pStyle w:val="Heading1"/>
      </w:pPr>
      <w:bookmarkStart w:id="41" w:name="_Toc42742477"/>
      <w:r>
        <w:t>3.</w:t>
      </w:r>
      <w:r w:rsidR="00267337">
        <w:t>1</w:t>
      </w:r>
      <w:r>
        <w:t xml:space="preserve">   </w:t>
      </w:r>
      <w:r w:rsidR="0000044D">
        <w:t>Interface Requirements</w:t>
      </w:r>
      <w:bookmarkEnd w:id="41"/>
    </w:p>
    <w:p w14:paraId="6432E2D9" w14:textId="1726F172" w:rsidR="0000044D" w:rsidRDefault="0000044D" w:rsidP="0000044D">
      <w:r>
        <w:t>Interface Requirements are those necessary measures which need to be met in order to interface different components of the system, as the system has many different modules and components so interfacing all these separate components is very important in order to compile the whole system and get the required functionality. In this section, we need to discuss that what we need to</w:t>
      </w:r>
      <w:r w:rsidR="00D067D8">
        <w:t xml:space="preserve"> </w:t>
      </w:r>
      <w:r>
        <w:t>make the system communicating with all its components. As the system is a web application so the interface requirements are subdivided into further categories.</w:t>
      </w:r>
    </w:p>
    <w:p w14:paraId="0F359B37" w14:textId="1FB832C7" w:rsidR="0000044D" w:rsidRDefault="0000044D" w:rsidP="00DC4A6F">
      <w:pPr>
        <w:pStyle w:val="Heading3"/>
        <w:numPr>
          <w:ilvl w:val="2"/>
          <w:numId w:val="16"/>
        </w:numPr>
      </w:pPr>
      <w:bookmarkStart w:id="42" w:name="_Toc42742478"/>
      <w:r>
        <w:t xml:space="preserve">Software </w:t>
      </w:r>
      <w:r w:rsidR="00267337">
        <w:t xml:space="preserve">Interface </w:t>
      </w:r>
      <w:r>
        <w:t>Requirements</w:t>
      </w:r>
      <w:bookmarkEnd w:id="42"/>
    </w:p>
    <w:p w14:paraId="1690548A" w14:textId="06C0DCFF" w:rsidR="0000044D" w:rsidRDefault="0000044D" w:rsidP="0000044D">
      <w:r>
        <w:t xml:space="preserve">As the proposed system is a web application so </w:t>
      </w:r>
      <w:r w:rsidR="00FD4FA7">
        <w:t>to</w:t>
      </w:r>
      <w:r>
        <w:t xml:space="preserve"> use the system the user must have an active internet connection and a web browser.</w:t>
      </w:r>
    </w:p>
    <w:p w14:paraId="3A07F784" w14:textId="7A39BBBB" w:rsidR="0000044D" w:rsidRDefault="0000044D" w:rsidP="00DC4A6F">
      <w:pPr>
        <w:pStyle w:val="Heading3"/>
        <w:numPr>
          <w:ilvl w:val="2"/>
          <w:numId w:val="16"/>
        </w:numPr>
      </w:pPr>
      <w:bookmarkStart w:id="43" w:name="_Toc42742479"/>
      <w:r>
        <w:t xml:space="preserve">Hardware </w:t>
      </w:r>
      <w:r w:rsidR="00267337">
        <w:t xml:space="preserve">Interface </w:t>
      </w:r>
      <w:r>
        <w:t>Requirements</w:t>
      </w:r>
      <w:bookmarkEnd w:id="43"/>
    </w:p>
    <w:p w14:paraId="5EAF646F" w14:textId="65DD6125" w:rsidR="0000044D" w:rsidRDefault="0000044D" w:rsidP="0000044D">
      <w:r>
        <w:t>These requirements include minimum processor speed, memory and disk space required to install windows. In almost all the cases, user wants to make sure that his hardware is enough to support his tasks and perform all the required functions and services like running applications on the server with ease. As our system is a web</w:t>
      </w:r>
      <w:r w:rsidR="0060048E">
        <w:t>-</w:t>
      </w:r>
      <w:r>
        <w:t>based application so it can be easily accessed on a system with a 1.8 GHz dual core processor, 4GB of ram and 500 GB of disk space.</w:t>
      </w:r>
    </w:p>
    <w:p w14:paraId="09ACDC3B" w14:textId="44E2C341" w:rsidR="0000044D" w:rsidRDefault="0000044D" w:rsidP="00DC4A6F">
      <w:pPr>
        <w:pStyle w:val="Heading1"/>
        <w:numPr>
          <w:ilvl w:val="1"/>
          <w:numId w:val="16"/>
        </w:numPr>
      </w:pPr>
      <w:bookmarkStart w:id="44" w:name="_Toc42742480"/>
      <w:r>
        <w:lastRenderedPageBreak/>
        <w:t>Functional Requirements</w:t>
      </w:r>
      <w:bookmarkEnd w:id="44"/>
    </w:p>
    <w:p w14:paraId="4216230C" w14:textId="77777777" w:rsidR="00075934" w:rsidRDefault="0000044D" w:rsidP="00075934">
      <w:r>
        <w:t xml:space="preserve">Functional </w:t>
      </w:r>
      <w:r w:rsidR="00600281">
        <w:t>r</w:t>
      </w:r>
      <w:r>
        <w:t xml:space="preserve">equirements are those which are explicitly stated during the phase of requirements gathering. Functional </w:t>
      </w:r>
      <w:r w:rsidR="005322A7">
        <w:t>r</w:t>
      </w:r>
      <w:r>
        <w:t>equirements are must for any system to be successful, these are the critical requirements that must be met by the system.</w:t>
      </w:r>
    </w:p>
    <w:p w14:paraId="5D0CA1C5" w14:textId="5AD59274" w:rsidR="0000044D" w:rsidRDefault="0000044D" w:rsidP="00DC4A6F">
      <w:pPr>
        <w:pStyle w:val="Heading3"/>
        <w:numPr>
          <w:ilvl w:val="2"/>
          <w:numId w:val="16"/>
        </w:numPr>
      </w:pPr>
      <w:bookmarkStart w:id="45" w:name="_Toc42742481"/>
      <w:r>
        <w:t>User Registration</w:t>
      </w:r>
      <w:bookmarkEnd w:id="45"/>
    </w:p>
    <w:p w14:paraId="48626A61" w14:textId="5B36DBBE" w:rsidR="0000044D" w:rsidRDefault="00227E5F" w:rsidP="000D1C26">
      <w:pPr>
        <w:pStyle w:val="ListParagraph"/>
        <w:numPr>
          <w:ilvl w:val="0"/>
          <w:numId w:val="5"/>
        </w:numPr>
      </w:pPr>
      <w:r>
        <w:t xml:space="preserve">System should be able to register a new </w:t>
      </w:r>
      <w:r w:rsidR="00C57F2B">
        <w:t>user (</w:t>
      </w:r>
      <w:r w:rsidR="009C57BD">
        <w:t>sign up)</w:t>
      </w:r>
      <w:r>
        <w:t xml:space="preserve"> by prompting his name, email and a password</w:t>
      </w:r>
      <w:r w:rsidR="009C57BD">
        <w:t xml:space="preserve"> and authenticate registered user</w:t>
      </w:r>
      <w:r w:rsidR="00C57F2B">
        <w:t xml:space="preserve"> </w:t>
      </w:r>
      <w:r w:rsidR="009C57BD">
        <w:t>(sign in)</w:t>
      </w:r>
      <w:r w:rsidR="009C57BD" w:rsidRPr="009C57BD">
        <w:t xml:space="preserve"> </w:t>
      </w:r>
      <w:r w:rsidR="009C57BD">
        <w:t>by prompting the email and a password</w:t>
      </w:r>
      <w:r>
        <w:t>.</w:t>
      </w:r>
    </w:p>
    <w:p w14:paraId="125FB766" w14:textId="38469D57" w:rsidR="00227E5F" w:rsidRDefault="00227E5F" w:rsidP="000D1C26">
      <w:pPr>
        <w:pStyle w:val="ListParagraph"/>
        <w:numPr>
          <w:ilvl w:val="0"/>
          <w:numId w:val="5"/>
        </w:numPr>
      </w:pPr>
      <w:r>
        <w:t xml:space="preserve">System should </w:t>
      </w:r>
      <w:r w:rsidR="00E54D00">
        <w:t>be able to give control to users for updating their account details</w:t>
      </w:r>
      <w:r>
        <w:t>.</w:t>
      </w:r>
    </w:p>
    <w:p w14:paraId="5965F655" w14:textId="51E7BEF5" w:rsidR="00227E5F" w:rsidRDefault="00227E5F" w:rsidP="00DC4A6F">
      <w:pPr>
        <w:pStyle w:val="Heading3"/>
        <w:numPr>
          <w:ilvl w:val="2"/>
          <w:numId w:val="16"/>
        </w:numPr>
      </w:pPr>
      <w:bookmarkStart w:id="46" w:name="_Toc42742482"/>
      <w:r>
        <w:t>News Search</w:t>
      </w:r>
      <w:bookmarkEnd w:id="46"/>
    </w:p>
    <w:p w14:paraId="48568FA7" w14:textId="7717C6C4" w:rsidR="00227E5F" w:rsidRDefault="00227E5F" w:rsidP="00F401D1">
      <w:pPr>
        <w:pStyle w:val="ListParagraph"/>
        <w:numPr>
          <w:ilvl w:val="0"/>
          <w:numId w:val="6"/>
        </w:numPr>
      </w:pPr>
      <w:r>
        <w:t xml:space="preserve">System should enable the user to search news of </w:t>
      </w:r>
      <w:r w:rsidR="00673465">
        <w:t>his</w:t>
      </w:r>
      <w:r>
        <w:t xml:space="preserve"> choice.</w:t>
      </w:r>
    </w:p>
    <w:p w14:paraId="66315678" w14:textId="1BFE5054" w:rsidR="00F401D1" w:rsidRDefault="00F401D1" w:rsidP="00F401D1">
      <w:pPr>
        <w:pStyle w:val="ListParagraph"/>
        <w:numPr>
          <w:ilvl w:val="0"/>
          <w:numId w:val="6"/>
        </w:numPr>
      </w:pPr>
      <w:r>
        <w:t>System must be able to analyse the users input to determine the users context.</w:t>
      </w:r>
    </w:p>
    <w:p w14:paraId="065C6935" w14:textId="78E7483C" w:rsidR="0050508F" w:rsidRDefault="0050508F" w:rsidP="00F401D1">
      <w:pPr>
        <w:pStyle w:val="ListParagraph"/>
        <w:numPr>
          <w:ilvl w:val="0"/>
          <w:numId w:val="6"/>
        </w:numPr>
      </w:pPr>
      <w:r>
        <w:t>System should be able extract news information available online and from online news images.</w:t>
      </w:r>
    </w:p>
    <w:p w14:paraId="449BB15F" w14:textId="1DF6AD7F" w:rsidR="00227E5F" w:rsidRDefault="00525D75" w:rsidP="00DC4A6F">
      <w:pPr>
        <w:pStyle w:val="Heading3"/>
        <w:numPr>
          <w:ilvl w:val="2"/>
          <w:numId w:val="16"/>
        </w:numPr>
      </w:pPr>
      <w:bookmarkStart w:id="47" w:name="_Toc42742483"/>
      <w:r>
        <w:t>Display of Information</w:t>
      </w:r>
      <w:bookmarkEnd w:id="47"/>
    </w:p>
    <w:p w14:paraId="11C4AB31" w14:textId="38EC1ABB" w:rsidR="00525D75" w:rsidRDefault="00525D75" w:rsidP="000D1C26">
      <w:pPr>
        <w:pStyle w:val="ListParagraph"/>
        <w:numPr>
          <w:ilvl w:val="0"/>
          <w:numId w:val="7"/>
        </w:numPr>
      </w:pPr>
      <w:r>
        <w:t>System should be able to display the extracted information in a readable form.</w:t>
      </w:r>
    </w:p>
    <w:p w14:paraId="1C38AE25" w14:textId="256E8AEF" w:rsidR="002F4B33" w:rsidRDefault="002F4B33" w:rsidP="000D1C26">
      <w:pPr>
        <w:pStyle w:val="ListParagraph"/>
        <w:numPr>
          <w:ilvl w:val="0"/>
          <w:numId w:val="7"/>
        </w:numPr>
      </w:pPr>
      <w:r>
        <w:t>System should display the information based on user context.</w:t>
      </w:r>
    </w:p>
    <w:p w14:paraId="26C1DA7A" w14:textId="3C3271C8" w:rsidR="002F4B33" w:rsidRDefault="002F4B33" w:rsidP="00DC4A6F">
      <w:pPr>
        <w:pStyle w:val="Heading3"/>
        <w:numPr>
          <w:ilvl w:val="2"/>
          <w:numId w:val="16"/>
        </w:numPr>
      </w:pPr>
      <w:bookmarkStart w:id="48" w:name="_Toc42742484"/>
      <w:r>
        <w:t>Latest news</w:t>
      </w:r>
      <w:bookmarkEnd w:id="48"/>
    </w:p>
    <w:p w14:paraId="7643CB43" w14:textId="4DB5AB86" w:rsidR="002F4B33" w:rsidRDefault="002F4B33" w:rsidP="00E73DB2">
      <w:pPr>
        <w:pStyle w:val="ListParagraph"/>
      </w:pPr>
      <w:r>
        <w:t xml:space="preserve">System should </w:t>
      </w:r>
      <w:r w:rsidR="00F0719B">
        <w:t xml:space="preserve">be able </w:t>
      </w:r>
      <w:r w:rsidR="00F401D1">
        <w:t>extract</w:t>
      </w:r>
      <w:r>
        <w:t xml:space="preserve"> latest </w:t>
      </w:r>
      <w:r w:rsidR="00F401D1">
        <w:t xml:space="preserve">news </w:t>
      </w:r>
      <w:r>
        <w:t xml:space="preserve">information </w:t>
      </w:r>
      <w:r w:rsidR="00F401D1">
        <w:t>from following news websites:</w:t>
      </w:r>
    </w:p>
    <w:p w14:paraId="4D820A12" w14:textId="0FC20D05" w:rsidR="00F401D1" w:rsidRDefault="00F401D1" w:rsidP="00DC4A6F">
      <w:pPr>
        <w:pStyle w:val="ListParagraph"/>
        <w:numPr>
          <w:ilvl w:val="0"/>
          <w:numId w:val="17"/>
        </w:numPr>
      </w:pPr>
      <w:r>
        <w:t>The Nation</w:t>
      </w:r>
    </w:p>
    <w:p w14:paraId="227A2CAB" w14:textId="10F758F9" w:rsidR="00F401D1" w:rsidRDefault="00F401D1" w:rsidP="00DC4A6F">
      <w:pPr>
        <w:pStyle w:val="ListParagraph"/>
        <w:numPr>
          <w:ilvl w:val="0"/>
          <w:numId w:val="17"/>
        </w:numPr>
      </w:pPr>
      <w:r>
        <w:t>Dawn</w:t>
      </w:r>
    </w:p>
    <w:p w14:paraId="7C1D0C57" w14:textId="1399B834" w:rsidR="00F401D1" w:rsidRDefault="00F401D1" w:rsidP="00DC4A6F">
      <w:pPr>
        <w:pStyle w:val="ListParagraph"/>
        <w:numPr>
          <w:ilvl w:val="0"/>
          <w:numId w:val="17"/>
        </w:numPr>
      </w:pPr>
      <w:r>
        <w:t>Pakistan Today</w:t>
      </w:r>
    </w:p>
    <w:p w14:paraId="0B3C4E6D" w14:textId="21D1177E" w:rsidR="00F401D1" w:rsidRDefault="00F401D1" w:rsidP="00DC4A6F">
      <w:pPr>
        <w:pStyle w:val="ListParagraph"/>
        <w:numPr>
          <w:ilvl w:val="0"/>
          <w:numId w:val="17"/>
        </w:numPr>
      </w:pPr>
      <w:r>
        <w:t>Daily Pakistan</w:t>
      </w:r>
    </w:p>
    <w:p w14:paraId="2B92F5C6" w14:textId="2D720202" w:rsidR="00F401D1" w:rsidRDefault="00083C3D" w:rsidP="00DC4A6F">
      <w:pPr>
        <w:pStyle w:val="ListParagraph"/>
        <w:numPr>
          <w:ilvl w:val="0"/>
          <w:numId w:val="17"/>
        </w:numPr>
      </w:pPr>
      <w:r>
        <w:t>Express Tribune</w:t>
      </w:r>
    </w:p>
    <w:p w14:paraId="36699B58" w14:textId="210A906C" w:rsidR="002F4B33" w:rsidRDefault="00F0719B" w:rsidP="00DC4A6F">
      <w:pPr>
        <w:pStyle w:val="Heading3"/>
        <w:numPr>
          <w:ilvl w:val="2"/>
          <w:numId w:val="16"/>
        </w:numPr>
      </w:pPr>
      <w:bookmarkStart w:id="49" w:name="_Toc42742485"/>
      <w:r>
        <w:t>News</w:t>
      </w:r>
      <w:r w:rsidR="002D4FAF">
        <w:t>f</w:t>
      </w:r>
      <w:r>
        <w:t>eed</w:t>
      </w:r>
      <w:bookmarkEnd w:id="49"/>
    </w:p>
    <w:p w14:paraId="5FF58DD3" w14:textId="7ADF640B" w:rsidR="00F0719B" w:rsidRDefault="00F0719B" w:rsidP="00E73DB2">
      <w:pPr>
        <w:pStyle w:val="ListParagraph"/>
      </w:pPr>
      <w:r>
        <w:t xml:space="preserve">System should be able to show newsfeed based on the </w:t>
      </w:r>
      <w:r w:rsidR="00083C3D">
        <w:t xml:space="preserve">search </w:t>
      </w:r>
      <w:r>
        <w:t>history and interest of registered users</w:t>
      </w:r>
      <w:r w:rsidR="007036F5">
        <w:t xml:space="preserve"> from these news websites:</w:t>
      </w:r>
    </w:p>
    <w:p w14:paraId="1D3054B1" w14:textId="77777777" w:rsidR="007036F5" w:rsidRDefault="007036F5" w:rsidP="00DC4A6F">
      <w:pPr>
        <w:pStyle w:val="ListParagraph"/>
        <w:numPr>
          <w:ilvl w:val="0"/>
          <w:numId w:val="17"/>
        </w:numPr>
      </w:pPr>
      <w:r>
        <w:t>The Nation</w:t>
      </w:r>
    </w:p>
    <w:p w14:paraId="622DD048" w14:textId="77777777" w:rsidR="007036F5" w:rsidRDefault="007036F5" w:rsidP="00DC4A6F">
      <w:pPr>
        <w:pStyle w:val="ListParagraph"/>
        <w:numPr>
          <w:ilvl w:val="0"/>
          <w:numId w:val="17"/>
        </w:numPr>
      </w:pPr>
      <w:r>
        <w:t>Dawn</w:t>
      </w:r>
    </w:p>
    <w:p w14:paraId="129C4D06" w14:textId="77777777" w:rsidR="007036F5" w:rsidRDefault="007036F5" w:rsidP="00DC4A6F">
      <w:pPr>
        <w:pStyle w:val="ListParagraph"/>
        <w:numPr>
          <w:ilvl w:val="0"/>
          <w:numId w:val="17"/>
        </w:numPr>
      </w:pPr>
      <w:r>
        <w:t>Pakistan Today</w:t>
      </w:r>
    </w:p>
    <w:p w14:paraId="1143A41E" w14:textId="77777777" w:rsidR="007036F5" w:rsidRDefault="007036F5" w:rsidP="00DC4A6F">
      <w:pPr>
        <w:pStyle w:val="ListParagraph"/>
        <w:numPr>
          <w:ilvl w:val="0"/>
          <w:numId w:val="17"/>
        </w:numPr>
      </w:pPr>
      <w:r>
        <w:t>Daily Pakistan</w:t>
      </w:r>
    </w:p>
    <w:p w14:paraId="670DF301" w14:textId="302101F2" w:rsidR="007036F5" w:rsidRDefault="007036F5" w:rsidP="00DC4A6F">
      <w:pPr>
        <w:pStyle w:val="ListParagraph"/>
        <w:numPr>
          <w:ilvl w:val="0"/>
          <w:numId w:val="17"/>
        </w:numPr>
      </w:pPr>
      <w:r>
        <w:lastRenderedPageBreak/>
        <w:t>Express Tribune</w:t>
      </w:r>
    </w:p>
    <w:p w14:paraId="40470129" w14:textId="2CED751B" w:rsidR="00F0719B" w:rsidRDefault="0018056A" w:rsidP="00DC4A6F">
      <w:pPr>
        <w:pStyle w:val="Heading3"/>
        <w:numPr>
          <w:ilvl w:val="2"/>
          <w:numId w:val="16"/>
        </w:numPr>
      </w:pPr>
      <w:bookmarkStart w:id="50" w:name="_Toc42742486"/>
      <w:r>
        <w:t xml:space="preserve">Search </w:t>
      </w:r>
      <w:r w:rsidR="00F0719B">
        <w:t>History</w:t>
      </w:r>
      <w:bookmarkEnd w:id="50"/>
    </w:p>
    <w:p w14:paraId="136DE823" w14:textId="1CEB768C" w:rsidR="00F0719B" w:rsidRDefault="00F0719B" w:rsidP="00694066">
      <w:pPr>
        <w:pStyle w:val="ListParagraph"/>
      </w:pPr>
      <w:r>
        <w:t xml:space="preserve">System should be able to maintain </w:t>
      </w:r>
      <w:r w:rsidR="00083C3D">
        <w:t xml:space="preserve">search </w:t>
      </w:r>
      <w:r>
        <w:t xml:space="preserve">history of </w:t>
      </w:r>
      <w:r w:rsidR="00083C3D">
        <w:t>the</w:t>
      </w:r>
      <w:r>
        <w:t xml:space="preserve"> registered users.</w:t>
      </w:r>
    </w:p>
    <w:p w14:paraId="5358CAAA" w14:textId="7083A52D" w:rsidR="00083C3D" w:rsidRDefault="00083C3D" w:rsidP="00DC4A6F">
      <w:pPr>
        <w:pStyle w:val="Heading3"/>
        <w:numPr>
          <w:ilvl w:val="2"/>
          <w:numId w:val="16"/>
        </w:numPr>
      </w:pPr>
      <w:bookmarkStart w:id="51" w:name="_Toc42742487"/>
      <w:r>
        <w:t>News Interests</w:t>
      </w:r>
      <w:bookmarkEnd w:id="51"/>
    </w:p>
    <w:p w14:paraId="2B71E25C" w14:textId="5BB4C89A" w:rsidR="00083C3D" w:rsidRDefault="00083C3D" w:rsidP="007036F5">
      <w:pPr>
        <w:pStyle w:val="ListParagraph"/>
      </w:pPr>
      <w:r>
        <w:t xml:space="preserve">System should </w:t>
      </w:r>
      <w:r w:rsidR="00AE0847">
        <w:t>enable the users to select news interests</w:t>
      </w:r>
      <w:r w:rsidR="007036F5">
        <w:t xml:space="preserve"> from these categories:</w:t>
      </w:r>
    </w:p>
    <w:p w14:paraId="41809C14" w14:textId="3B0341E0" w:rsidR="007036F5" w:rsidRDefault="007036F5" w:rsidP="00DC4A6F">
      <w:pPr>
        <w:pStyle w:val="ListParagraph"/>
        <w:numPr>
          <w:ilvl w:val="0"/>
          <w:numId w:val="18"/>
        </w:numPr>
      </w:pPr>
      <w:r>
        <w:t>Sports</w:t>
      </w:r>
    </w:p>
    <w:p w14:paraId="0702F82F" w14:textId="7DA001A9" w:rsidR="007036F5" w:rsidRDefault="007036F5" w:rsidP="00DC4A6F">
      <w:pPr>
        <w:pStyle w:val="ListParagraph"/>
        <w:numPr>
          <w:ilvl w:val="0"/>
          <w:numId w:val="18"/>
        </w:numPr>
      </w:pPr>
      <w:r>
        <w:t>Entertainment</w:t>
      </w:r>
    </w:p>
    <w:p w14:paraId="7E6C9971" w14:textId="50A696D0" w:rsidR="007036F5" w:rsidRDefault="007036F5" w:rsidP="00DC4A6F">
      <w:pPr>
        <w:pStyle w:val="ListParagraph"/>
        <w:numPr>
          <w:ilvl w:val="0"/>
          <w:numId w:val="18"/>
        </w:numPr>
      </w:pPr>
      <w:r>
        <w:t>Business</w:t>
      </w:r>
    </w:p>
    <w:p w14:paraId="21F484C1" w14:textId="760A586E" w:rsidR="007036F5" w:rsidRDefault="007036F5" w:rsidP="00DC4A6F">
      <w:pPr>
        <w:pStyle w:val="ListParagraph"/>
        <w:numPr>
          <w:ilvl w:val="0"/>
          <w:numId w:val="18"/>
        </w:numPr>
      </w:pPr>
      <w:r>
        <w:t>Pakistan</w:t>
      </w:r>
    </w:p>
    <w:p w14:paraId="261044B3" w14:textId="10ED87A1" w:rsidR="00F0719B" w:rsidRDefault="00A50377" w:rsidP="00DC4A6F">
      <w:pPr>
        <w:pStyle w:val="Heading3"/>
        <w:numPr>
          <w:ilvl w:val="2"/>
          <w:numId w:val="16"/>
        </w:numPr>
      </w:pPr>
      <w:bookmarkStart w:id="52" w:name="_Toc42742488"/>
      <w:r>
        <w:t>Save information on local machine</w:t>
      </w:r>
      <w:bookmarkEnd w:id="52"/>
    </w:p>
    <w:p w14:paraId="0378E1F7" w14:textId="08253BA4" w:rsidR="00A50377" w:rsidRDefault="009062E1" w:rsidP="00FE2558">
      <w:pPr>
        <w:pStyle w:val="ListParagraph"/>
      </w:pPr>
      <w:r>
        <w:t>System</w:t>
      </w:r>
      <w:r w:rsidR="00304E02">
        <w:t xml:space="preserve"> should</w:t>
      </w:r>
      <w:r w:rsidR="008F6426">
        <w:t xml:space="preserve"> be able to give control to user by providing option to save and export the </w:t>
      </w:r>
      <w:r w:rsidR="007036F5">
        <w:t xml:space="preserve">news </w:t>
      </w:r>
      <w:r w:rsidR="008F6426">
        <w:t>information in user</w:t>
      </w:r>
      <w:r w:rsidR="007036F5">
        <w:t>s</w:t>
      </w:r>
      <w:r w:rsidR="008F6426">
        <w:t xml:space="preserve"> device.</w:t>
      </w:r>
    </w:p>
    <w:p w14:paraId="2F568327" w14:textId="7A2EF1B4" w:rsidR="00844AF3" w:rsidRDefault="00FC02A0" w:rsidP="00FC02A0">
      <w:pPr>
        <w:pStyle w:val="Heading1"/>
      </w:pPr>
      <w:bookmarkStart w:id="53" w:name="_Toc42742489"/>
      <w:r>
        <w:t>3.</w:t>
      </w:r>
      <w:r w:rsidR="00001009">
        <w:t>3</w:t>
      </w:r>
      <w:r>
        <w:t xml:space="preserve">   </w:t>
      </w:r>
      <w:r w:rsidR="00844AF3">
        <w:t>Non-Functional Requirements</w:t>
      </w:r>
      <w:bookmarkEnd w:id="53"/>
    </w:p>
    <w:p w14:paraId="78501E9C" w14:textId="77AD83F9" w:rsidR="00550818" w:rsidRPr="00550818" w:rsidRDefault="00550818" w:rsidP="00550818">
      <w:r>
        <w:t xml:space="preserve">Non-Functional </w:t>
      </w:r>
      <w:r w:rsidR="00C0166B">
        <w:t>r</w:t>
      </w:r>
      <w:r>
        <w:t>equirements are those which are not explicitly stated during the phase of requirements elicitation. Non-Functional</w:t>
      </w:r>
      <w:r w:rsidR="00A816EA">
        <w:t xml:space="preserve"> r</w:t>
      </w:r>
      <w:r>
        <w:t>equirements are some</w:t>
      </w:r>
      <w:r w:rsidR="003C0E88">
        <w:t xml:space="preserve"> </w:t>
      </w:r>
      <w:r>
        <w:t>ge</w:t>
      </w:r>
      <w:r w:rsidR="00A70869">
        <w:t>n</w:t>
      </w:r>
      <w:r>
        <w:t>eral/common requirements are considered to improve the quality of the system. The more often th</w:t>
      </w:r>
      <w:r w:rsidR="00FE15E4">
        <w:t>e</w:t>
      </w:r>
      <w:r>
        <w:t>y are implemented the more quality the system can have.</w:t>
      </w:r>
      <w:r w:rsidR="00563A05">
        <w:t xml:space="preserve"> Almost all systems have </w:t>
      </w:r>
      <w:r w:rsidR="00CF4267">
        <w:t>these kinds of requirements</w:t>
      </w:r>
      <w:r w:rsidR="00563A05">
        <w:t>.</w:t>
      </w:r>
    </w:p>
    <w:p w14:paraId="49953A58" w14:textId="430A129A" w:rsidR="00844AF3" w:rsidRDefault="00844AF3" w:rsidP="00DC4A6F">
      <w:pPr>
        <w:pStyle w:val="Heading3"/>
        <w:numPr>
          <w:ilvl w:val="2"/>
          <w:numId w:val="19"/>
        </w:numPr>
      </w:pPr>
      <w:bookmarkStart w:id="54" w:name="_Toc42742490"/>
      <w:r>
        <w:t>Security</w:t>
      </w:r>
      <w:bookmarkEnd w:id="54"/>
    </w:p>
    <w:p w14:paraId="1EFDAAA0" w14:textId="71BAF6B0" w:rsidR="001E5795" w:rsidRPr="001E5795" w:rsidRDefault="00D60847" w:rsidP="001E5795">
      <w:r>
        <w:t>Server end data shall be accessible to developers/administrators.</w:t>
      </w:r>
      <w:r w:rsidR="00001009">
        <w:t xml:space="preserve"> The tools and technologies used to </w:t>
      </w:r>
      <w:r w:rsidR="00946265">
        <w:t>develop</w:t>
      </w:r>
      <w:r w:rsidR="00001009">
        <w:t xml:space="preserve"> this project will also provide </w:t>
      </w:r>
      <w:r w:rsidR="00111F34">
        <w:t xml:space="preserve">built-in </w:t>
      </w:r>
      <w:r w:rsidR="00001009">
        <w:t>security by itself.</w:t>
      </w:r>
    </w:p>
    <w:p w14:paraId="42023226" w14:textId="1AD3171D" w:rsidR="00844AF3" w:rsidRDefault="00844AF3" w:rsidP="00DC4A6F">
      <w:pPr>
        <w:pStyle w:val="Heading3"/>
        <w:numPr>
          <w:ilvl w:val="2"/>
          <w:numId w:val="19"/>
        </w:numPr>
      </w:pPr>
      <w:bookmarkStart w:id="55" w:name="_Toc42742491"/>
      <w:r>
        <w:t>Reliability</w:t>
      </w:r>
      <w:bookmarkEnd w:id="55"/>
    </w:p>
    <w:p w14:paraId="2CCD42DB" w14:textId="3C3A5651" w:rsidR="00D60847" w:rsidRPr="00D60847" w:rsidRDefault="00D60847" w:rsidP="00735AAE">
      <w:r>
        <w:t xml:space="preserve">System shall provide the database and backup of database to ensure the reliability of overall system. Since the database is the backbone of system so it shall be maintained, updated, and secured along with all reliable components of system. </w:t>
      </w:r>
    </w:p>
    <w:p w14:paraId="31EAD460" w14:textId="250E2E61" w:rsidR="00844AF3" w:rsidRDefault="00844AF3" w:rsidP="00DC4A6F">
      <w:pPr>
        <w:pStyle w:val="Heading3"/>
        <w:numPr>
          <w:ilvl w:val="2"/>
          <w:numId w:val="19"/>
        </w:numPr>
      </w:pPr>
      <w:bookmarkStart w:id="56" w:name="_Toc42742492"/>
      <w:r>
        <w:t>Availability</w:t>
      </w:r>
      <w:bookmarkEnd w:id="56"/>
    </w:p>
    <w:p w14:paraId="2C16079F" w14:textId="36156856" w:rsidR="00735AAE" w:rsidRPr="00735AAE" w:rsidRDefault="00735AAE" w:rsidP="00735AAE">
      <w:r>
        <w:t>System shall be available anytime, anywhere to user whenever the user</w:t>
      </w:r>
      <w:r w:rsidR="00B34D3E">
        <w:t>s</w:t>
      </w:r>
      <w:r>
        <w:t xml:space="preserve"> need it. However</w:t>
      </w:r>
      <w:r w:rsidR="00592969">
        <w:t>,</w:t>
      </w:r>
      <w:r>
        <w:t xml:space="preserve"> the time when the server or database is down or there is some technical difficulty</w:t>
      </w:r>
      <w:r w:rsidR="00575E35">
        <w:t xml:space="preserve">, the performance and availability of the system shall be compromised. </w:t>
      </w:r>
      <w:r w:rsidR="00F02726">
        <w:t>A</w:t>
      </w:r>
      <w:r w:rsidR="00575E35">
        <w:t xml:space="preserve">ny possible backup shall be available and shall be provided to users </w:t>
      </w:r>
      <w:r w:rsidR="00F02726">
        <w:t xml:space="preserve">in this case </w:t>
      </w:r>
      <w:r w:rsidR="00575E35">
        <w:t>until the problem has been identified and corrected.</w:t>
      </w:r>
    </w:p>
    <w:p w14:paraId="4C280E48" w14:textId="05CC5BFB" w:rsidR="008C2B44" w:rsidRDefault="008C2B44" w:rsidP="00DC4A6F">
      <w:pPr>
        <w:pStyle w:val="Heading3"/>
        <w:numPr>
          <w:ilvl w:val="2"/>
          <w:numId w:val="19"/>
        </w:numPr>
      </w:pPr>
      <w:bookmarkStart w:id="57" w:name="_Toc42742493"/>
      <w:r>
        <w:lastRenderedPageBreak/>
        <w:t>Maintainability</w:t>
      </w:r>
      <w:bookmarkEnd w:id="57"/>
    </w:p>
    <w:p w14:paraId="0BF1625C" w14:textId="2855273C" w:rsidR="00F72123" w:rsidRPr="00F72123" w:rsidRDefault="00F72123" w:rsidP="00F72123">
      <w:r>
        <w:t>System shall be maintainable and shall be maintained regularly to ensure that new changes can be implemented. Flask SQLITE</w:t>
      </w:r>
      <w:r w:rsidR="00775016">
        <w:t xml:space="preserve"> DB</w:t>
      </w:r>
      <w:r>
        <w:t xml:space="preserve"> is used to maintain the database and server is used to maintain the database and to look</w:t>
      </w:r>
      <w:r w:rsidR="006C11BF">
        <w:t xml:space="preserve"> </w:t>
      </w:r>
      <w:r>
        <w:t>after the overall application.</w:t>
      </w:r>
    </w:p>
    <w:p w14:paraId="2DB25B6A" w14:textId="4254E250" w:rsidR="008C2B44" w:rsidRPr="008C2B44" w:rsidRDefault="008C2B44" w:rsidP="00DC4A6F">
      <w:pPr>
        <w:pStyle w:val="Heading3"/>
        <w:numPr>
          <w:ilvl w:val="2"/>
          <w:numId w:val="19"/>
        </w:numPr>
      </w:pPr>
      <w:bookmarkStart w:id="58" w:name="_Toc42742494"/>
      <w:r>
        <w:t>Portability</w:t>
      </w:r>
      <w:bookmarkEnd w:id="58"/>
    </w:p>
    <w:p w14:paraId="54F380FE" w14:textId="0B8580EE" w:rsidR="00A3238F" w:rsidRDefault="00CE69B0" w:rsidP="00A3238F">
      <w:r>
        <w:t xml:space="preserve">The system is a </w:t>
      </w:r>
      <w:r w:rsidR="00E01608">
        <w:t>w</w:t>
      </w:r>
      <w:r>
        <w:t>eb</w:t>
      </w:r>
      <w:r w:rsidR="00B5358B">
        <w:t>-</w:t>
      </w:r>
      <w:r>
        <w:t xml:space="preserve">based </w:t>
      </w:r>
      <w:r w:rsidR="00094690">
        <w:t>a</w:t>
      </w:r>
      <w:r>
        <w:t>pplication, and it shall run on all web browsers</w:t>
      </w:r>
      <w:r w:rsidR="00C26015">
        <w:t xml:space="preserve"> and platform </w:t>
      </w:r>
      <w:r>
        <w:t>including the most popular ones to ensure the portability and compatibility related to every browser available.</w:t>
      </w:r>
    </w:p>
    <w:p w14:paraId="4A429BCF" w14:textId="21246406" w:rsidR="002C2863" w:rsidRDefault="00FC02A0" w:rsidP="00FC02A0">
      <w:pPr>
        <w:pStyle w:val="Heading1"/>
      </w:pPr>
      <w:bookmarkStart w:id="59" w:name="_Toc42742495"/>
      <w:r>
        <w:t>3.</w:t>
      </w:r>
      <w:r w:rsidR="00906CC5">
        <w:t>4</w:t>
      </w:r>
      <w:r>
        <w:t xml:space="preserve">   </w:t>
      </w:r>
      <w:r w:rsidR="002C2863">
        <w:t xml:space="preserve">Use </w:t>
      </w:r>
      <w:r w:rsidR="00464AC5">
        <w:t>C</w:t>
      </w:r>
      <w:r w:rsidR="002C2863">
        <w:t xml:space="preserve">ase </w:t>
      </w:r>
      <w:r w:rsidR="00906CC5">
        <w:t>Model</w:t>
      </w:r>
      <w:bookmarkEnd w:id="59"/>
    </w:p>
    <w:p w14:paraId="6D1409A5" w14:textId="2B10947D" w:rsidR="00013664" w:rsidRPr="00013664" w:rsidRDefault="00013664" w:rsidP="00906CC5">
      <w:r>
        <w:t xml:space="preserve">Use </w:t>
      </w:r>
      <w:r w:rsidR="00906CC5">
        <w:t>case</w:t>
      </w:r>
      <w:r>
        <w:t xml:space="preserve"> is a </w:t>
      </w:r>
      <w:r w:rsidR="00906CC5">
        <w:t>model</w:t>
      </w:r>
      <w:r>
        <w:t xml:space="preserve"> that is </w:t>
      </w:r>
      <w:r w:rsidR="00906CC5">
        <w:t>designed</w:t>
      </w:r>
      <w:r>
        <w:t xml:space="preserve"> </w:t>
      </w:r>
      <w:r w:rsidR="00FD5938">
        <w:t>based on</w:t>
      </w:r>
      <w:r>
        <w:t xml:space="preserve"> user goals. It serves as </w:t>
      </w:r>
      <w:r w:rsidR="00D17F86">
        <w:t>communication</w:t>
      </w:r>
      <w:r>
        <w:t xml:space="preserve"> interface that show the inte</w:t>
      </w:r>
      <w:r w:rsidR="007D3B51">
        <w:t>rac</w:t>
      </w:r>
      <w:r>
        <w:t xml:space="preserve">tion of user with the system and response of the system towards user. This system also has a </w:t>
      </w:r>
      <w:r w:rsidR="00AD0992">
        <w:t xml:space="preserve">main </w:t>
      </w:r>
      <w:r>
        <w:t xml:space="preserve">use case diagram </w:t>
      </w:r>
      <w:r w:rsidR="00AD0992">
        <w:t xml:space="preserve">and written use cases with diagrams </w:t>
      </w:r>
      <w:r>
        <w:t>that has many function</w:t>
      </w:r>
      <w:r w:rsidR="007D3B51">
        <w:t>s</w:t>
      </w:r>
      <w:r>
        <w:t xml:space="preserve"> for t</w:t>
      </w:r>
      <w:r w:rsidR="002A50AE">
        <w:t xml:space="preserve">he </w:t>
      </w:r>
      <w:r>
        <w:t>user to do</w:t>
      </w:r>
      <w:r w:rsidR="002A50AE">
        <w:t xml:space="preserve">. The system shows a homepage or landing page to the </w:t>
      </w:r>
      <w:r w:rsidR="00C33B42">
        <w:t xml:space="preserve">guest </w:t>
      </w:r>
      <w:r w:rsidR="002A50AE">
        <w:t>use</w:t>
      </w:r>
      <w:r w:rsidR="00C33B42">
        <w:t>r</w:t>
      </w:r>
      <w:r w:rsidR="002A50AE">
        <w:t xml:space="preserve"> that has many sub features related to website. Th</w:t>
      </w:r>
      <w:r w:rsidR="00C33B42">
        <w:t>e</w:t>
      </w:r>
      <w:r w:rsidR="002A50AE">
        <w:t xml:space="preserve"> home page has a search bar from where user</w:t>
      </w:r>
      <w:r w:rsidR="00C33B42">
        <w:t>s</w:t>
      </w:r>
      <w:r w:rsidR="002A50AE">
        <w:t xml:space="preserve"> can </w:t>
      </w:r>
      <w:r w:rsidR="00C33B42">
        <w:t>search</w:t>
      </w:r>
      <w:r w:rsidR="002A50AE">
        <w:t xml:space="preserve"> news of its own choice and context. Then in that same home page there is also a feature of latest news from where user can see the trending news.</w:t>
      </w:r>
      <w:r w:rsidR="007D3B51">
        <w:t xml:space="preserve"> Apart from the</w:t>
      </w:r>
      <w:r w:rsidR="00F74B75">
        <w:t xml:space="preserve">se </w:t>
      </w:r>
      <w:r w:rsidR="00C33B42">
        <w:t xml:space="preserve">guest </w:t>
      </w:r>
      <w:r w:rsidR="007D3B51">
        <w:t>user features there are some essential features that are meant to be used and performed by registered user</w:t>
      </w:r>
      <w:r w:rsidR="00BF40EB">
        <w:t>s</w:t>
      </w:r>
      <w:r w:rsidR="007D3B51">
        <w:t xml:space="preserve"> only. These features include</w:t>
      </w:r>
      <w:r w:rsidR="00906CC5">
        <w:t xml:space="preserve"> user registration,</w:t>
      </w:r>
      <w:r w:rsidR="007D3B51">
        <w:t xml:space="preserve"> </w:t>
      </w:r>
      <w:r w:rsidR="00A65239">
        <w:t>n</w:t>
      </w:r>
      <w:r w:rsidR="007D3B51">
        <w:t xml:space="preserve">ewsfeed, </w:t>
      </w:r>
      <w:r w:rsidR="00906CC5">
        <w:t xml:space="preserve">search news, </w:t>
      </w:r>
      <w:r w:rsidR="00A65239">
        <w:t>s</w:t>
      </w:r>
      <w:r w:rsidR="007D3B51">
        <w:t xml:space="preserve">aving of news, </w:t>
      </w:r>
      <w:r w:rsidR="00C33B42">
        <w:t>news interest selection, viewing</w:t>
      </w:r>
      <w:r w:rsidR="007D3B51">
        <w:t xml:space="preserve"> search history</w:t>
      </w:r>
      <w:r w:rsidR="003017BB">
        <w:t>.</w:t>
      </w:r>
      <w:r w:rsidR="00253623">
        <w:t xml:space="preserve"> These interesting features makeup the system named as Contextual News Information Retrieval (CNIR).</w:t>
      </w:r>
    </w:p>
    <w:p w14:paraId="51DBF04A" w14:textId="4C8A4419" w:rsidR="00906CC5" w:rsidRDefault="008D5011" w:rsidP="00EB6913">
      <w:r>
        <w:rPr>
          <w:noProof/>
        </w:rPr>
        <w:lastRenderedPageBreak/>
        <w:drawing>
          <wp:inline distT="0" distB="0" distL="0" distR="0" wp14:anchorId="63891C83" wp14:editId="263C57BD">
            <wp:extent cx="5502910" cy="547564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513409" cy="5486089"/>
                    </a:xfrm>
                    <a:prstGeom prst="rect">
                      <a:avLst/>
                    </a:prstGeom>
                  </pic:spPr>
                </pic:pic>
              </a:graphicData>
            </a:graphic>
          </wp:inline>
        </w:drawing>
      </w:r>
    </w:p>
    <w:p w14:paraId="6F633F22" w14:textId="46DD62EF" w:rsidR="00EB6913" w:rsidRPr="00EB6913" w:rsidRDefault="00EB6913" w:rsidP="00EB6913">
      <w:pPr>
        <w:pStyle w:val="Caption"/>
        <w:jc w:val="center"/>
      </w:pPr>
      <w:r>
        <w:t xml:space="preserve">Figure </w:t>
      </w:r>
      <w:r w:rsidR="00DF42EC">
        <w:t>3</w:t>
      </w:r>
      <w:r w:rsidR="00A0017A">
        <w:t>.</w:t>
      </w:r>
      <w:fldSimple w:instr=" SEQ Figure \* ARABIC \s 1 ">
        <w:r w:rsidR="00A0017A">
          <w:rPr>
            <w:noProof/>
          </w:rPr>
          <w:t>1</w:t>
        </w:r>
      </w:fldSimple>
      <w:r>
        <w:rPr>
          <w:lang w:val="en-US"/>
        </w:rPr>
        <w:t xml:space="preserve">: </w:t>
      </w:r>
      <w:r w:rsidRPr="00E550CA">
        <w:rPr>
          <w:lang w:val="en-US"/>
        </w:rPr>
        <w:t>Use Case Diagram for Contextual News Information Retrieval</w:t>
      </w:r>
    </w:p>
    <w:p w14:paraId="4B8E0D0A" w14:textId="1DEAA3E1" w:rsidR="00906CC5" w:rsidRPr="00906CC5" w:rsidRDefault="00BA28B3" w:rsidP="00BA28B3">
      <w:pPr>
        <w:pStyle w:val="Heading1"/>
      </w:pPr>
      <w:bookmarkStart w:id="60" w:name="_Toc42742496"/>
      <w:r>
        <w:t xml:space="preserve">3.5   </w:t>
      </w:r>
      <w:r w:rsidR="00906CC5" w:rsidRPr="00906CC5">
        <w:t>Use Cases</w:t>
      </w:r>
      <w:bookmarkEnd w:id="60"/>
    </w:p>
    <w:p w14:paraId="383195AC" w14:textId="254524FF" w:rsidR="00906CC5" w:rsidRPr="00906CC5" w:rsidRDefault="00906CC5" w:rsidP="00906CC5">
      <w:r>
        <w:t>Below are the main and primary use cases that serve the purpose of use goals</w:t>
      </w:r>
      <w:r w:rsidR="00AB7919">
        <w:t>:</w:t>
      </w:r>
    </w:p>
    <w:p w14:paraId="230BCD84" w14:textId="6DA7F9C4" w:rsidR="00AD7EB5" w:rsidRDefault="00AD7EB5" w:rsidP="00DC4A6F">
      <w:pPr>
        <w:pStyle w:val="Heading3"/>
        <w:numPr>
          <w:ilvl w:val="2"/>
          <w:numId w:val="12"/>
        </w:numPr>
      </w:pPr>
      <w:bookmarkStart w:id="61" w:name="_Toc42742497"/>
      <w:r>
        <w:t>Sign in</w:t>
      </w:r>
      <w:bookmarkEnd w:id="61"/>
      <w:r>
        <w:t xml:space="preserve"> </w:t>
      </w:r>
    </w:p>
    <w:p w14:paraId="3AB5C79F" w14:textId="353C546F" w:rsidR="00B76597" w:rsidRPr="00B76597" w:rsidRDefault="00DB422E" w:rsidP="00B76597">
      <w:r>
        <w:t>In this use case the system prompts the user to enter the email and password and click sign in. In response to that the system verifies the email and password and passes the user to more feature rich home page to unlock and use special features. The system also gives response if the sign in get</w:t>
      </w:r>
      <w:r w:rsidR="00BF0F04">
        <w:t>s</w:t>
      </w:r>
      <w:r>
        <w:t xml:space="preserve"> unsuccessful</w:t>
      </w:r>
      <w:r w:rsidR="00E87629">
        <w:t xml:space="preserve"> and shows a</w:t>
      </w:r>
      <w:r w:rsidR="00EE24F3">
        <w:t>n</w:t>
      </w:r>
      <w:r w:rsidR="00E87629">
        <w:t xml:space="preserve"> appropriate massage.</w:t>
      </w:r>
    </w:p>
    <w:p w14:paraId="784E8D26" w14:textId="1932CB88" w:rsidR="004D03D9" w:rsidRDefault="0075465B" w:rsidP="00EB6913">
      <w:r>
        <w:rPr>
          <w:noProof/>
        </w:rPr>
        <w:lastRenderedPageBreak/>
        <w:drawing>
          <wp:inline distT="0" distB="0" distL="0" distR="0" wp14:anchorId="460B47F0" wp14:editId="6AA4F180">
            <wp:extent cx="5502910" cy="3449320"/>
            <wp:effectExtent l="0" t="0" r="254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 in.png"/>
                    <pic:cNvPicPr/>
                  </pic:nvPicPr>
                  <pic:blipFill>
                    <a:blip r:embed="rId12">
                      <a:extLst>
                        <a:ext uri="{28A0092B-C50C-407E-A947-70E740481C1C}">
                          <a14:useLocalDpi xmlns:a14="http://schemas.microsoft.com/office/drawing/2010/main" val="0"/>
                        </a:ext>
                      </a:extLst>
                    </a:blip>
                    <a:stretch>
                      <a:fillRect/>
                    </a:stretch>
                  </pic:blipFill>
                  <pic:spPr>
                    <a:xfrm>
                      <a:off x="0" y="0"/>
                      <a:ext cx="5502910" cy="3449320"/>
                    </a:xfrm>
                    <a:prstGeom prst="rect">
                      <a:avLst/>
                    </a:prstGeom>
                  </pic:spPr>
                </pic:pic>
              </a:graphicData>
            </a:graphic>
          </wp:inline>
        </w:drawing>
      </w:r>
    </w:p>
    <w:p w14:paraId="4CB6D468" w14:textId="7F028503" w:rsidR="00EB6913" w:rsidRDefault="00EB6913" w:rsidP="00EB6913">
      <w:pPr>
        <w:pStyle w:val="Caption"/>
        <w:jc w:val="center"/>
      </w:pPr>
      <w:r>
        <w:t>Figure 3.2</w:t>
      </w:r>
      <w:r w:rsidRPr="0058358C">
        <w:t>: Use case diagram for Sign in</w:t>
      </w:r>
    </w:p>
    <w:p w14:paraId="451F4391" w14:textId="77777777" w:rsidR="00873FEE" w:rsidRDefault="00873FEE" w:rsidP="00AD7EB5"/>
    <w:p w14:paraId="7A70513E" w14:textId="512CEC86" w:rsidR="00FF27CC" w:rsidRPr="00212B3D" w:rsidRDefault="00A955B1" w:rsidP="00A955B1">
      <w:pPr>
        <w:pStyle w:val="Caption"/>
        <w:jc w:val="center"/>
      </w:pPr>
      <w:bookmarkStart w:id="62" w:name="_Toc32870344"/>
      <w:r w:rsidRPr="00212B3D">
        <w:t xml:space="preserve">Table </w:t>
      </w:r>
      <w:fldSimple w:instr=" SEQ Table \* ARABIC ">
        <w:r w:rsidRPr="00212B3D">
          <w:rPr>
            <w:noProof/>
          </w:rPr>
          <w:t>3</w:t>
        </w:r>
      </w:fldSimple>
      <w:r w:rsidR="0037133B" w:rsidRPr="00212B3D">
        <w:t>.1</w:t>
      </w:r>
      <w:r w:rsidRPr="00212B3D">
        <w:rPr>
          <w:lang w:val="en-US"/>
        </w:rPr>
        <w:t>: Sign in</w:t>
      </w:r>
      <w:bookmarkEnd w:id="62"/>
    </w:p>
    <w:tbl>
      <w:tblPr>
        <w:tblStyle w:val="TableGrid"/>
        <w:tblW w:w="0" w:type="auto"/>
        <w:tblLook w:val="04A0" w:firstRow="1" w:lastRow="0" w:firstColumn="1" w:lastColumn="0" w:noHBand="0" w:noVBand="1"/>
      </w:tblPr>
      <w:tblGrid>
        <w:gridCol w:w="4328"/>
        <w:gridCol w:w="4328"/>
      </w:tblGrid>
      <w:tr w:rsidR="004D03D9" w14:paraId="3EEA410B" w14:textId="77777777" w:rsidTr="004D03D9">
        <w:tc>
          <w:tcPr>
            <w:tcW w:w="4328" w:type="dxa"/>
          </w:tcPr>
          <w:p w14:paraId="3BD45364" w14:textId="1955E1D8" w:rsidR="004D03D9" w:rsidRDefault="004D03D9" w:rsidP="00AD7EB5">
            <w:r>
              <w:t>Use case ID</w:t>
            </w:r>
          </w:p>
        </w:tc>
        <w:tc>
          <w:tcPr>
            <w:tcW w:w="4328" w:type="dxa"/>
          </w:tcPr>
          <w:p w14:paraId="5B9003AF" w14:textId="166FF0DA" w:rsidR="004D03D9" w:rsidRDefault="00DE04A7" w:rsidP="00AD7EB5">
            <w:r>
              <w:t>UC-1</w:t>
            </w:r>
          </w:p>
        </w:tc>
      </w:tr>
      <w:tr w:rsidR="004D03D9" w14:paraId="53477CE8" w14:textId="77777777" w:rsidTr="004D03D9">
        <w:tc>
          <w:tcPr>
            <w:tcW w:w="4328" w:type="dxa"/>
          </w:tcPr>
          <w:p w14:paraId="3BCE0F20" w14:textId="679C10ED" w:rsidR="004D03D9" w:rsidRDefault="004D03D9" w:rsidP="00AD7EB5">
            <w:r>
              <w:t>Use case name</w:t>
            </w:r>
          </w:p>
        </w:tc>
        <w:tc>
          <w:tcPr>
            <w:tcW w:w="4328" w:type="dxa"/>
          </w:tcPr>
          <w:p w14:paraId="6B270714" w14:textId="7F3D599D" w:rsidR="004D03D9" w:rsidRDefault="00756D9B" w:rsidP="00AD7EB5">
            <w:r>
              <w:t>Sign in</w:t>
            </w:r>
          </w:p>
        </w:tc>
      </w:tr>
      <w:tr w:rsidR="004D03D9" w14:paraId="2340CF2D" w14:textId="77777777" w:rsidTr="004D03D9">
        <w:tc>
          <w:tcPr>
            <w:tcW w:w="4328" w:type="dxa"/>
          </w:tcPr>
          <w:p w14:paraId="788FA6D2" w14:textId="07A83E83" w:rsidR="004D03D9" w:rsidRDefault="004D03D9" w:rsidP="00AD7EB5">
            <w:r>
              <w:t>References requirement</w:t>
            </w:r>
          </w:p>
        </w:tc>
        <w:tc>
          <w:tcPr>
            <w:tcW w:w="4328" w:type="dxa"/>
          </w:tcPr>
          <w:p w14:paraId="39FFBEA0" w14:textId="74408E96" w:rsidR="004D03D9" w:rsidRDefault="00DE04A7" w:rsidP="00AD7EB5">
            <w:r>
              <w:t>Requirement no</w:t>
            </w:r>
            <w:r w:rsidR="00EC327B">
              <w:t xml:space="preserve">. </w:t>
            </w:r>
            <w:r>
              <w:t>1</w:t>
            </w:r>
          </w:p>
        </w:tc>
      </w:tr>
      <w:tr w:rsidR="004D03D9" w14:paraId="1062583B" w14:textId="77777777" w:rsidTr="004D03D9">
        <w:tc>
          <w:tcPr>
            <w:tcW w:w="4328" w:type="dxa"/>
          </w:tcPr>
          <w:p w14:paraId="0858BD07" w14:textId="61A075CA" w:rsidR="004D03D9" w:rsidRDefault="004D03D9" w:rsidP="00AD7EB5">
            <w:r>
              <w:t>Actors</w:t>
            </w:r>
          </w:p>
        </w:tc>
        <w:tc>
          <w:tcPr>
            <w:tcW w:w="4328" w:type="dxa"/>
          </w:tcPr>
          <w:p w14:paraId="4F587A8D" w14:textId="42579551" w:rsidR="004D03D9" w:rsidRDefault="006E7176" w:rsidP="00AD7EB5">
            <w:r>
              <w:t>Registered u</w:t>
            </w:r>
            <w:r w:rsidR="00DE04A7">
              <w:t>ser</w:t>
            </w:r>
          </w:p>
        </w:tc>
      </w:tr>
      <w:tr w:rsidR="004D03D9" w14:paraId="23E7EB20" w14:textId="77777777" w:rsidTr="004D03D9">
        <w:tc>
          <w:tcPr>
            <w:tcW w:w="4328" w:type="dxa"/>
          </w:tcPr>
          <w:p w14:paraId="27DF7D37" w14:textId="63D3BDAB" w:rsidR="004D03D9" w:rsidRDefault="004D03D9" w:rsidP="00AD7EB5">
            <w:r>
              <w:t>Purpose</w:t>
            </w:r>
          </w:p>
        </w:tc>
        <w:tc>
          <w:tcPr>
            <w:tcW w:w="4328" w:type="dxa"/>
          </w:tcPr>
          <w:p w14:paraId="43D38025" w14:textId="2ED23A92" w:rsidR="004D03D9" w:rsidRDefault="00DE04A7" w:rsidP="00AD7EB5">
            <w:r>
              <w:t>To sign</w:t>
            </w:r>
            <w:r w:rsidR="002E6893">
              <w:t xml:space="preserve"> </w:t>
            </w:r>
            <w:r>
              <w:t xml:space="preserve">in </w:t>
            </w:r>
            <w:r w:rsidR="006E7176">
              <w:t xml:space="preserve">registered </w:t>
            </w:r>
            <w:r>
              <w:t>user</w:t>
            </w:r>
          </w:p>
        </w:tc>
      </w:tr>
      <w:tr w:rsidR="004D03D9" w14:paraId="106D65D3" w14:textId="77777777" w:rsidTr="004D03D9">
        <w:tc>
          <w:tcPr>
            <w:tcW w:w="4328" w:type="dxa"/>
          </w:tcPr>
          <w:p w14:paraId="133402BE" w14:textId="3506D0DC" w:rsidR="004D03D9" w:rsidRDefault="004D03D9" w:rsidP="00AD7EB5">
            <w:r>
              <w:t>Overview</w:t>
            </w:r>
          </w:p>
        </w:tc>
        <w:tc>
          <w:tcPr>
            <w:tcW w:w="4328" w:type="dxa"/>
          </w:tcPr>
          <w:p w14:paraId="4D59FDE0" w14:textId="3E0D6CFA" w:rsidR="004D03D9" w:rsidRDefault="000436EC" w:rsidP="00AD7EB5">
            <w:r>
              <w:t>The user enters the email and password and then clicks on sign in</w:t>
            </w:r>
          </w:p>
        </w:tc>
      </w:tr>
      <w:tr w:rsidR="004D03D9" w14:paraId="167D7854" w14:textId="77777777" w:rsidTr="004D03D9">
        <w:tc>
          <w:tcPr>
            <w:tcW w:w="4328" w:type="dxa"/>
          </w:tcPr>
          <w:p w14:paraId="4FE81543" w14:textId="4D1525B8" w:rsidR="004D03D9" w:rsidRDefault="004D03D9" w:rsidP="00AD7EB5">
            <w:r>
              <w:t>Type</w:t>
            </w:r>
          </w:p>
        </w:tc>
        <w:tc>
          <w:tcPr>
            <w:tcW w:w="4328" w:type="dxa"/>
          </w:tcPr>
          <w:p w14:paraId="15847B5E" w14:textId="2EFFD6F1" w:rsidR="004D03D9" w:rsidRDefault="00DE04A7" w:rsidP="00AD7EB5">
            <w:r>
              <w:t>Primary and essential</w:t>
            </w:r>
          </w:p>
        </w:tc>
      </w:tr>
      <w:tr w:rsidR="004D03D9" w14:paraId="2B8C55EA" w14:textId="77777777" w:rsidTr="004D03D9">
        <w:tc>
          <w:tcPr>
            <w:tcW w:w="4328" w:type="dxa"/>
          </w:tcPr>
          <w:p w14:paraId="667DE450" w14:textId="01565BAC" w:rsidR="004D03D9" w:rsidRDefault="004D03D9" w:rsidP="00AD7EB5">
            <w:r>
              <w:t>Pre-Condition</w:t>
            </w:r>
          </w:p>
        </w:tc>
        <w:tc>
          <w:tcPr>
            <w:tcW w:w="4328" w:type="dxa"/>
          </w:tcPr>
          <w:p w14:paraId="06ACBAF1" w14:textId="3DDEF658" w:rsidR="004D03D9" w:rsidRDefault="00DE04A7" w:rsidP="00AD7EB5">
            <w:r>
              <w:t>User must be signed up</w:t>
            </w:r>
          </w:p>
        </w:tc>
      </w:tr>
      <w:tr w:rsidR="004D03D9" w14:paraId="07DB7EBC" w14:textId="77777777" w:rsidTr="004D03D9">
        <w:tc>
          <w:tcPr>
            <w:tcW w:w="4328" w:type="dxa"/>
          </w:tcPr>
          <w:p w14:paraId="0FD1BC08" w14:textId="05A5CA42" w:rsidR="004D03D9" w:rsidRDefault="004D03D9" w:rsidP="00AD7EB5">
            <w:r>
              <w:t>Post-Condition</w:t>
            </w:r>
          </w:p>
        </w:tc>
        <w:tc>
          <w:tcPr>
            <w:tcW w:w="4328" w:type="dxa"/>
          </w:tcPr>
          <w:p w14:paraId="7C2739A6" w14:textId="0DCE25A8" w:rsidR="004D03D9" w:rsidRDefault="00DE04A7" w:rsidP="00AD7EB5">
            <w:r>
              <w:t>User signed in successfully</w:t>
            </w:r>
          </w:p>
        </w:tc>
      </w:tr>
      <w:tr w:rsidR="0011474D" w14:paraId="12FE3A2C" w14:textId="77777777" w:rsidTr="000436EC">
        <w:tc>
          <w:tcPr>
            <w:tcW w:w="8656" w:type="dxa"/>
            <w:gridSpan w:val="2"/>
          </w:tcPr>
          <w:p w14:paraId="294D3BDC" w14:textId="4654D20A" w:rsidR="0011474D" w:rsidRDefault="0011474D" w:rsidP="00AD7EB5">
            <w:r>
              <w:t>Normal flow</w:t>
            </w:r>
          </w:p>
        </w:tc>
      </w:tr>
      <w:tr w:rsidR="004D03D9" w14:paraId="4EB01DC4" w14:textId="77777777" w:rsidTr="004D03D9">
        <w:tc>
          <w:tcPr>
            <w:tcW w:w="4328" w:type="dxa"/>
          </w:tcPr>
          <w:p w14:paraId="3A3A4591" w14:textId="6E890E0B" w:rsidR="004D03D9" w:rsidRDefault="004D03D9" w:rsidP="00AD7EB5">
            <w:r>
              <w:t>Actors Actions</w:t>
            </w:r>
          </w:p>
        </w:tc>
        <w:tc>
          <w:tcPr>
            <w:tcW w:w="4328" w:type="dxa"/>
          </w:tcPr>
          <w:p w14:paraId="688B9A6C" w14:textId="07FBE6BE" w:rsidR="004D03D9" w:rsidRDefault="004D03D9" w:rsidP="00AD7EB5">
            <w:r>
              <w:t>System Response</w:t>
            </w:r>
          </w:p>
        </w:tc>
      </w:tr>
      <w:tr w:rsidR="004D03D9" w14:paraId="5D865B46" w14:textId="77777777" w:rsidTr="004D03D9">
        <w:tc>
          <w:tcPr>
            <w:tcW w:w="4328" w:type="dxa"/>
          </w:tcPr>
          <w:p w14:paraId="277208DB" w14:textId="53744C80" w:rsidR="004D03D9" w:rsidRDefault="00706E03" w:rsidP="00DC4A6F">
            <w:pPr>
              <w:pStyle w:val="ListParagraph"/>
              <w:numPr>
                <w:ilvl w:val="0"/>
                <w:numId w:val="9"/>
              </w:numPr>
            </w:pPr>
            <w:r>
              <w:t>The user enters the email and password that was entered during signup</w:t>
            </w:r>
            <w:r w:rsidR="00916D29">
              <w:t>.</w:t>
            </w:r>
          </w:p>
        </w:tc>
        <w:tc>
          <w:tcPr>
            <w:tcW w:w="4328" w:type="dxa"/>
          </w:tcPr>
          <w:p w14:paraId="5CCA720E" w14:textId="2FA79A73" w:rsidR="004D03D9" w:rsidRDefault="00706E03" w:rsidP="00DC4A6F">
            <w:pPr>
              <w:pStyle w:val="ListParagraph"/>
              <w:numPr>
                <w:ilvl w:val="0"/>
                <w:numId w:val="9"/>
              </w:numPr>
            </w:pPr>
            <w:r>
              <w:t>The system verifies the user email and password and shows next phase</w:t>
            </w:r>
            <w:r w:rsidR="00916D29">
              <w:t>.</w:t>
            </w:r>
          </w:p>
        </w:tc>
      </w:tr>
      <w:tr w:rsidR="0011474D" w14:paraId="3C500837" w14:textId="77777777" w:rsidTr="000436EC">
        <w:tc>
          <w:tcPr>
            <w:tcW w:w="8656" w:type="dxa"/>
            <w:gridSpan w:val="2"/>
          </w:tcPr>
          <w:p w14:paraId="44B70538" w14:textId="65EA42DF" w:rsidR="0011474D" w:rsidRDefault="0011474D" w:rsidP="00AD7EB5">
            <w:r>
              <w:t>Alternative flow</w:t>
            </w:r>
          </w:p>
        </w:tc>
      </w:tr>
      <w:tr w:rsidR="004D03D9" w14:paraId="2F614FD5" w14:textId="77777777" w:rsidTr="004D03D9">
        <w:tc>
          <w:tcPr>
            <w:tcW w:w="4328" w:type="dxa"/>
          </w:tcPr>
          <w:p w14:paraId="46A356B8" w14:textId="31C0FB45" w:rsidR="004D03D9" w:rsidRDefault="00706E03" w:rsidP="00AD7EB5">
            <w:r>
              <w:lastRenderedPageBreak/>
              <w:t>1a. The user enters the wrong password</w:t>
            </w:r>
            <w:r w:rsidR="00916D29">
              <w:t>.</w:t>
            </w:r>
          </w:p>
        </w:tc>
        <w:tc>
          <w:tcPr>
            <w:tcW w:w="4328" w:type="dxa"/>
          </w:tcPr>
          <w:p w14:paraId="0342A930" w14:textId="331B4CB2" w:rsidR="004D03D9" w:rsidRDefault="006C14E5" w:rsidP="00AD7EB5">
            <w:r>
              <w:t>2a</w:t>
            </w:r>
            <w:r w:rsidR="00706E03">
              <w:t>. The system does not pass the user to next phase and shows a message of incorrect password</w:t>
            </w:r>
            <w:r w:rsidR="00916D29">
              <w:t>.</w:t>
            </w:r>
          </w:p>
        </w:tc>
      </w:tr>
    </w:tbl>
    <w:p w14:paraId="4E4F568A" w14:textId="77777777" w:rsidR="004D03D9" w:rsidRDefault="004D03D9" w:rsidP="00AD7EB5"/>
    <w:p w14:paraId="26610305" w14:textId="636B0BB8" w:rsidR="00AD7EB5" w:rsidRDefault="00AD7EB5" w:rsidP="00DC4A6F">
      <w:pPr>
        <w:pStyle w:val="Heading3"/>
        <w:numPr>
          <w:ilvl w:val="2"/>
          <w:numId w:val="12"/>
        </w:numPr>
      </w:pPr>
      <w:bookmarkStart w:id="63" w:name="_Toc42742498"/>
      <w:r>
        <w:t>Sign up</w:t>
      </w:r>
      <w:bookmarkEnd w:id="63"/>
    </w:p>
    <w:p w14:paraId="1CAD6C23" w14:textId="5DA7D923" w:rsidR="00B76597" w:rsidRPr="00B76597" w:rsidRDefault="00BF0F04" w:rsidP="00B76597">
      <w:r>
        <w:t xml:space="preserve">In this use case the system prompts </w:t>
      </w:r>
      <w:r w:rsidR="00E45773">
        <w:t>the guest</w:t>
      </w:r>
      <w:r w:rsidR="006E7176">
        <w:t xml:space="preserve"> </w:t>
      </w:r>
      <w:r>
        <w:t xml:space="preserve">user to enter </w:t>
      </w:r>
      <w:r w:rsidR="00506D47">
        <w:t>f</w:t>
      </w:r>
      <w:r>
        <w:t>irst name last name, email and password and click sign up. In response to that the system validates the details and shows an appropriate message on successful sign up. The system also gives response if the sign up gets unsuccessful and shows a</w:t>
      </w:r>
      <w:r w:rsidR="00DA5330">
        <w:t>n</w:t>
      </w:r>
      <w:r>
        <w:t xml:space="preserve"> appropriate massage.</w:t>
      </w:r>
    </w:p>
    <w:p w14:paraId="12CB836F" w14:textId="1AA5DB40" w:rsidR="00AD7EB5" w:rsidRDefault="0075465B" w:rsidP="00AD7EB5">
      <w:r>
        <w:rPr>
          <w:noProof/>
        </w:rPr>
        <w:drawing>
          <wp:inline distT="0" distB="0" distL="0" distR="0" wp14:anchorId="67D8E291" wp14:editId="121CDD82">
            <wp:extent cx="5502910" cy="4774565"/>
            <wp:effectExtent l="0" t="0" r="2540" b="698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a:blip r:embed="rId13">
                      <a:extLst>
                        <a:ext uri="{28A0092B-C50C-407E-A947-70E740481C1C}">
                          <a14:useLocalDpi xmlns:a14="http://schemas.microsoft.com/office/drawing/2010/main" val="0"/>
                        </a:ext>
                      </a:extLst>
                    </a:blip>
                    <a:stretch>
                      <a:fillRect/>
                    </a:stretch>
                  </pic:blipFill>
                  <pic:spPr>
                    <a:xfrm>
                      <a:off x="0" y="0"/>
                      <a:ext cx="5502910" cy="4774565"/>
                    </a:xfrm>
                    <a:prstGeom prst="rect">
                      <a:avLst/>
                    </a:prstGeom>
                  </pic:spPr>
                </pic:pic>
              </a:graphicData>
            </a:graphic>
          </wp:inline>
        </w:drawing>
      </w:r>
    </w:p>
    <w:p w14:paraId="07C9C49F" w14:textId="60771ADE" w:rsidR="005A69F8" w:rsidRPr="008A010F" w:rsidRDefault="00EB6913" w:rsidP="00EB6913">
      <w:pPr>
        <w:pStyle w:val="Caption"/>
        <w:jc w:val="center"/>
        <w:rPr>
          <w:i w:val="0"/>
          <w:iCs w:val="0"/>
          <w:sz w:val="20"/>
          <w:szCs w:val="20"/>
        </w:rPr>
      </w:pPr>
      <w:r>
        <w:t>Figure 3.3</w:t>
      </w:r>
      <w:r w:rsidRPr="0058358C">
        <w:t>: Use case for sign u</w:t>
      </w:r>
      <w:r w:rsidRPr="00C27F05">
        <w:rPr>
          <w:lang w:val="en-US"/>
        </w:rPr>
        <w:t>p</w:t>
      </w:r>
    </w:p>
    <w:p w14:paraId="7176E3EE" w14:textId="79131A04" w:rsidR="00873FEE" w:rsidRDefault="00873FEE" w:rsidP="00873FEE">
      <w:pPr>
        <w:rPr>
          <w:lang w:val="en-US"/>
        </w:rPr>
      </w:pPr>
    </w:p>
    <w:p w14:paraId="6CDA15B2" w14:textId="6F49A02A" w:rsidR="00873FEE" w:rsidRDefault="00873FEE" w:rsidP="00873FEE">
      <w:pPr>
        <w:rPr>
          <w:lang w:val="en-US"/>
        </w:rPr>
      </w:pPr>
    </w:p>
    <w:p w14:paraId="76925521" w14:textId="77777777" w:rsidR="00212B3D" w:rsidRPr="00873FEE" w:rsidRDefault="00212B3D" w:rsidP="00873FEE">
      <w:pPr>
        <w:rPr>
          <w:lang w:val="en-US"/>
        </w:rPr>
      </w:pPr>
    </w:p>
    <w:p w14:paraId="340742CF" w14:textId="181DBD16" w:rsidR="00A955B1" w:rsidRPr="00212B3D" w:rsidRDefault="00A955B1" w:rsidP="00A955B1">
      <w:pPr>
        <w:pStyle w:val="Caption"/>
        <w:jc w:val="center"/>
      </w:pPr>
      <w:bookmarkStart w:id="64" w:name="_Toc32870345"/>
      <w:r w:rsidRPr="00212B3D">
        <w:lastRenderedPageBreak/>
        <w:t xml:space="preserve">Table </w:t>
      </w:r>
      <w:fldSimple w:instr=" SEQ Table \* ARABIC ">
        <w:r w:rsidRPr="00212B3D">
          <w:rPr>
            <w:noProof/>
          </w:rPr>
          <w:t>3</w:t>
        </w:r>
      </w:fldSimple>
      <w:r w:rsidR="0037133B" w:rsidRPr="00212B3D">
        <w:t>.2</w:t>
      </w:r>
      <w:r w:rsidRPr="00212B3D">
        <w:rPr>
          <w:lang w:val="en-US"/>
        </w:rPr>
        <w:t>: Sign up</w:t>
      </w:r>
      <w:bookmarkEnd w:id="64"/>
    </w:p>
    <w:tbl>
      <w:tblPr>
        <w:tblStyle w:val="TableGrid"/>
        <w:tblW w:w="0" w:type="auto"/>
        <w:tblLook w:val="04A0" w:firstRow="1" w:lastRow="0" w:firstColumn="1" w:lastColumn="0" w:noHBand="0" w:noVBand="1"/>
      </w:tblPr>
      <w:tblGrid>
        <w:gridCol w:w="4328"/>
        <w:gridCol w:w="4328"/>
      </w:tblGrid>
      <w:tr w:rsidR="0011474D" w14:paraId="652DE87B" w14:textId="77777777" w:rsidTr="000436EC">
        <w:tc>
          <w:tcPr>
            <w:tcW w:w="4328" w:type="dxa"/>
          </w:tcPr>
          <w:p w14:paraId="2207D176" w14:textId="77777777" w:rsidR="0011474D" w:rsidRDefault="0011474D" w:rsidP="000436EC">
            <w:r>
              <w:t>Use case ID</w:t>
            </w:r>
          </w:p>
        </w:tc>
        <w:tc>
          <w:tcPr>
            <w:tcW w:w="4328" w:type="dxa"/>
          </w:tcPr>
          <w:p w14:paraId="20FB5663" w14:textId="00E0D5BE" w:rsidR="0011474D" w:rsidRDefault="00EC327B" w:rsidP="000436EC">
            <w:r>
              <w:t>UC-2</w:t>
            </w:r>
          </w:p>
        </w:tc>
      </w:tr>
      <w:tr w:rsidR="0011474D" w14:paraId="707B9239" w14:textId="77777777" w:rsidTr="000436EC">
        <w:tc>
          <w:tcPr>
            <w:tcW w:w="4328" w:type="dxa"/>
          </w:tcPr>
          <w:p w14:paraId="2D3CB2B1" w14:textId="77777777" w:rsidR="0011474D" w:rsidRDefault="0011474D" w:rsidP="000436EC">
            <w:r>
              <w:t>Use case name</w:t>
            </w:r>
          </w:p>
        </w:tc>
        <w:tc>
          <w:tcPr>
            <w:tcW w:w="4328" w:type="dxa"/>
          </w:tcPr>
          <w:p w14:paraId="0C9FFB62" w14:textId="74A36C10" w:rsidR="0011474D" w:rsidRDefault="00EC327B" w:rsidP="000436EC">
            <w:r>
              <w:t>Sign</w:t>
            </w:r>
            <w:r w:rsidR="00756D9B">
              <w:t xml:space="preserve"> </w:t>
            </w:r>
            <w:r>
              <w:t>up</w:t>
            </w:r>
          </w:p>
        </w:tc>
      </w:tr>
      <w:tr w:rsidR="0011474D" w14:paraId="6FCB5665" w14:textId="77777777" w:rsidTr="000436EC">
        <w:tc>
          <w:tcPr>
            <w:tcW w:w="4328" w:type="dxa"/>
          </w:tcPr>
          <w:p w14:paraId="4FA59AAE" w14:textId="77777777" w:rsidR="0011474D" w:rsidRDefault="0011474D" w:rsidP="000436EC">
            <w:r>
              <w:t>References requirement</w:t>
            </w:r>
          </w:p>
        </w:tc>
        <w:tc>
          <w:tcPr>
            <w:tcW w:w="4328" w:type="dxa"/>
          </w:tcPr>
          <w:p w14:paraId="1F2BD65C" w14:textId="2EA9016F" w:rsidR="0011474D" w:rsidRDefault="00EC327B" w:rsidP="000436EC">
            <w:r>
              <w:t>Requirement no.2</w:t>
            </w:r>
          </w:p>
        </w:tc>
      </w:tr>
      <w:tr w:rsidR="0011474D" w14:paraId="5924EC61" w14:textId="77777777" w:rsidTr="000436EC">
        <w:tc>
          <w:tcPr>
            <w:tcW w:w="4328" w:type="dxa"/>
          </w:tcPr>
          <w:p w14:paraId="66BE4BC3" w14:textId="77777777" w:rsidR="0011474D" w:rsidRDefault="0011474D" w:rsidP="000436EC">
            <w:r>
              <w:t>Actors</w:t>
            </w:r>
          </w:p>
        </w:tc>
        <w:tc>
          <w:tcPr>
            <w:tcW w:w="4328" w:type="dxa"/>
          </w:tcPr>
          <w:p w14:paraId="2D6D6769" w14:textId="4D29AF3E" w:rsidR="0011474D" w:rsidRDefault="006E7176" w:rsidP="000436EC">
            <w:r>
              <w:t>Guest u</w:t>
            </w:r>
            <w:r w:rsidR="00EC327B">
              <w:t>ser</w:t>
            </w:r>
          </w:p>
        </w:tc>
      </w:tr>
      <w:tr w:rsidR="0011474D" w14:paraId="1164F8EA" w14:textId="77777777" w:rsidTr="000436EC">
        <w:tc>
          <w:tcPr>
            <w:tcW w:w="4328" w:type="dxa"/>
          </w:tcPr>
          <w:p w14:paraId="788D18C8" w14:textId="77777777" w:rsidR="0011474D" w:rsidRDefault="0011474D" w:rsidP="000436EC">
            <w:r>
              <w:t>Purpose</w:t>
            </w:r>
          </w:p>
        </w:tc>
        <w:tc>
          <w:tcPr>
            <w:tcW w:w="4328" w:type="dxa"/>
          </w:tcPr>
          <w:p w14:paraId="57FC9ECD" w14:textId="537775A9" w:rsidR="0011474D" w:rsidRDefault="00EC327B" w:rsidP="000436EC">
            <w:r>
              <w:t xml:space="preserve">To </w:t>
            </w:r>
            <w:r w:rsidR="00756D9B">
              <w:t>sign up</w:t>
            </w:r>
            <w:r>
              <w:t xml:space="preserve"> the </w:t>
            </w:r>
            <w:r w:rsidR="006E7176">
              <w:t xml:space="preserve">guest </w:t>
            </w:r>
            <w:r>
              <w:t>user</w:t>
            </w:r>
          </w:p>
        </w:tc>
      </w:tr>
      <w:tr w:rsidR="0011474D" w14:paraId="137716CA" w14:textId="77777777" w:rsidTr="000436EC">
        <w:tc>
          <w:tcPr>
            <w:tcW w:w="4328" w:type="dxa"/>
          </w:tcPr>
          <w:p w14:paraId="69ADE5B3" w14:textId="77777777" w:rsidR="0011474D" w:rsidRDefault="0011474D" w:rsidP="000436EC">
            <w:r>
              <w:t>Overview</w:t>
            </w:r>
          </w:p>
        </w:tc>
        <w:tc>
          <w:tcPr>
            <w:tcW w:w="4328" w:type="dxa"/>
          </w:tcPr>
          <w:p w14:paraId="4F51E2D0" w14:textId="4D3D78A3" w:rsidR="0011474D" w:rsidRDefault="000436EC" w:rsidP="000436EC">
            <w:r>
              <w:t>The user enters the first name last name, email, password, password and then click on sign in</w:t>
            </w:r>
          </w:p>
        </w:tc>
      </w:tr>
      <w:tr w:rsidR="0011474D" w14:paraId="02A6494C" w14:textId="77777777" w:rsidTr="000436EC">
        <w:tc>
          <w:tcPr>
            <w:tcW w:w="4328" w:type="dxa"/>
          </w:tcPr>
          <w:p w14:paraId="5AB1F2F6" w14:textId="77777777" w:rsidR="0011474D" w:rsidRDefault="0011474D" w:rsidP="000436EC">
            <w:r>
              <w:t>Type</w:t>
            </w:r>
          </w:p>
        </w:tc>
        <w:tc>
          <w:tcPr>
            <w:tcW w:w="4328" w:type="dxa"/>
          </w:tcPr>
          <w:p w14:paraId="77C2AE51" w14:textId="1DE01953" w:rsidR="0011474D" w:rsidRDefault="00EC327B" w:rsidP="000436EC">
            <w:r>
              <w:t>Primary and essential</w:t>
            </w:r>
          </w:p>
        </w:tc>
      </w:tr>
      <w:tr w:rsidR="0011474D" w14:paraId="646FF86F" w14:textId="77777777" w:rsidTr="000436EC">
        <w:tc>
          <w:tcPr>
            <w:tcW w:w="4328" w:type="dxa"/>
          </w:tcPr>
          <w:p w14:paraId="4056A36E" w14:textId="77777777" w:rsidR="0011474D" w:rsidRDefault="0011474D" w:rsidP="000436EC">
            <w:r>
              <w:t>Pre-Condition</w:t>
            </w:r>
          </w:p>
        </w:tc>
        <w:tc>
          <w:tcPr>
            <w:tcW w:w="4328" w:type="dxa"/>
          </w:tcPr>
          <w:p w14:paraId="56C87CFE" w14:textId="3F0AE12D" w:rsidR="0011474D" w:rsidRDefault="004E33EE" w:rsidP="000436EC">
            <w:r>
              <w:t>N</w:t>
            </w:r>
            <w:r w:rsidR="00112E0F">
              <w:t>one</w:t>
            </w:r>
          </w:p>
        </w:tc>
      </w:tr>
      <w:tr w:rsidR="0011474D" w14:paraId="60C86873" w14:textId="77777777" w:rsidTr="000436EC">
        <w:tc>
          <w:tcPr>
            <w:tcW w:w="4328" w:type="dxa"/>
          </w:tcPr>
          <w:p w14:paraId="369AA433" w14:textId="77777777" w:rsidR="0011474D" w:rsidRDefault="0011474D" w:rsidP="000436EC">
            <w:r>
              <w:t>Post-Condition</w:t>
            </w:r>
          </w:p>
        </w:tc>
        <w:tc>
          <w:tcPr>
            <w:tcW w:w="4328" w:type="dxa"/>
          </w:tcPr>
          <w:p w14:paraId="659A0540" w14:textId="45A788EE" w:rsidR="0011474D" w:rsidRDefault="00112E0F" w:rsidP="000436EC">
            <w:r>
              <w:t>User successfully signed up</w:t>
            </w:r>
          </w:p>
        </w:tc>
      </w:tr>
      <w:tr w:rsidR="0011474D" w14:paraId="7AD833F3" w14:textId="77777777" w:rsidTr="000436EC">
        <w:tc>
          <w:tcPr>
            <w:tcW w:w="8656" w:type="dxa"/>
            <w:gridSpan w:val="2"/>
          </w:tcPr>
          <w:p w14:paraId="035BFBD1" w14:textId="77777777" w:rsidR="0011474D" w:rsidRDefault="0011474D" w:rsidP="000436EC">
            <w:r>
              <w:t>Normal flow</w:t>
            </w:r>
          </w:p>
        </w:tc>
      </w:tr>
      <w:tr w:rsidR="0011474D" w14:paraId="1671D866" w14:textId="77777777" w:rsidTr="000436EC">
        <w:tc>
          <w:tcPr>
            <w:tcW w:w="4328" w:type="dxa"/>
          </w:tcPr>
          <w:p w14:paraId="534DE5DD" w14:textId="77777777" w:rsidR="0011474D" w:rsidRDefault="0011474D" w:rsidP="000436EC">
            <w:r>
              <w:t>Actors Actions</w:t>
            </w:r>
          </w:p>
        </w:tc>
        <w:tc>
          <w:tcPr>
            <w:tcW w:w="4328" w:type="dxa"/>
          </w:tcPr>
          <w:p w14:paraId="6E784166" w14:textId="77777777" w:rsidR="0011474D" w:rsidRDefault="0011474D" w:rsidP="000436EC">
            <w:r>
              <w:t>System Response</w:t>
            </w:r>
          </w:p>
        </w:tc>
      </w:tr>
      <w:tr w:rsidR="0011474D" w14:paraId="1D172929" w14:textId="77777777" w:rsidTr="000436EC">
        <w:tc>
          <w:tcPr>
            <w:tcW w:w="4328" w:type="dxa"/>
          </w:tcPr>
          <w:p w14:paraId="28877BBA" w14:textId="67F4D0A1" w:rsidR="0011474D" w:rsidRDefault="00706E03" w:rsidP="00DC4A6F">
            <w:pPr>
              <w:pStyle w:val="ListParagraph"/>
              <w:numPr>
                <w:ilvl w:val="0"/>
                <w:numId w:val="22"/>
              </w:numPr>
            </w:pPr>
            <w:r>
              <w:t>The user enters the first name, last name</w:t>
            </w:r>
            <w:r w:rsidR="00B7359D">
              <w:t>,</w:t>
            </w:r>
            <w:r>
              <w:t xml:space="preserve"> email, password and confirms the password.</w:t>
            </w:r>
          </w:p>
        </w:tc>
        <w:tc>
          <w:tcPr>
            <w:tcW w:w="4328" w:type="dxa"/>
          </w:tcPr>
          <w:p w14:paraId="70A24AA9" w14:textId="7A3BBDFD" w:rsidR="0011474D" w:rsidRDefault="00706E03" w:rsidP="00DC4A6F">
            <w:pPr>
              <w:pStyle w:val="ListParagraph"/>
              <w:numPr>
                <w:ilvl w:val="0"/>
                <w:numId w:val="22"/>
              </w:numPr>
            </w:pPr>
            <w:r>
              <w:t xml:space="preserve">The system creates an account </w:t>
            </w:r>
            <w:r w:rsidR="00340179">
              <w:t>against the user inputs and pass it to next phase</w:t>
            </w:r>
            <w:r w:rsidR="00916D29">
              <w:t>.</w:t>
            </w:r>
          </w:p>
        </w:tc>
      </w:tr>
      <w:tr w:rsidR="0011474D" w14:paraId="4820CD06" w14:textId="77777777" w:rsidTr="000436EC">
        <w:tc>
          <w:tcPr>
            <w:tcW w:w="8656" w:type="dxa"/>
            <w:gridSpan w:val="2"/>
          </w:tcPr>
          <w:p w14:paraId="1C92D5CD" w14:textId="77777777" w:rsidR="0011474D" w:rsidRDefault="0011474D" w:rsidP="000436EC">
            <w:r>
              <w:t>Alternative flow</w:t>
            </w:r>
          </w:p>
        </w:tc>
      </w:tr>
      <w:tr w:rsidR="0011474D" w14:paraId="3284648D" w14:textId="77777777" w:rsidTr="000436EC">
        <w:tc>
          <w:tcPr>
            <w:tcW w:w="4328" w:type="dxa"/>
          </w:tcPr>
          <w:p w14:paraId="2D6637D2" w14:textId="138E4CC6" w:rsidR="0011474D" w:rsidRDefault="00E45773" w:rsidP="000436EC">
            <w:r>
              <w:t xml:space="preserve">1a.   </w:t>
            </w:r>
            <w:r w:rsidR="00706E03">
              <w:t xml:space="preserve">The user enters </w:t>
            </w:r>
            <w:r w:rsidR="00340179">
              <w:t>the wrong password in confirm password field</w:t>
            </w:r>
            <w:r w:rsidR="00916D29">
              <w:t>.</w:t>
            </w:r>
          </w:p>
        </w:tc>
        <w:tc>
          <w:tcPr>
            <w:tcW w:w="4328" w:type="dxa"/>
          </w:tcPr>
          <w:p w14:paraId="4578488F" w14:textId="763CBA82" w:rsidR="0011474D" w:rsidRDefault="00E45773" w:rsidP="000436EC">
            <w:r>
              <w:t>2</w:t>
            </w:r>
            <w:r w:rsidR="006C14E5">
              <w:t>a.</w:t>
            </w:r>
            <w:r>
              <w:t xml:space="preserve">   </w:t>
            </w:r>
            <w:r w:rsidR="00706E03">
              <w:t xml:space="preserve">The system does not pass the user to next phase and shows a message of </w:t>
            </w:r>
            <w:r w:rsidR="00340179">
              <w:t>mismatch</w:t>
            </w:r>
            <w:r w:rsidR="00706E03">
              <w:t xml:space="preserve"> password</w:t>
            </w:r>
            <w:r w:rsidR="00916D29">
              <w:t>.</w:t>
            </w:r>
          </w:p>
        </w:tc>
      </w:tr>
    </w:tbl>
    <w:p w14:paraId="14126DB7" w14:textId="77777777" w:rsidR="0011474D" w:rsidRDefault="0011474D" w:rsidP="00AD7EB5"/>
    <w:p w14:paraId="28815341" w14:textId="3E656F76" w:rsidR="00AD7EB5" w:rsidRDefault="00AD7EB5" w:rsidP="00DC4A6F">
      <w:pPr>
        <w:pStyle w:val="Heading3"/>
        <w:numPr>
          <w:ilvl w:val="2"/>
          <w:numId w:val="12"/>
        </w:numPr>
      </w:pPr>
      <w:bookmarkStart w:id="65" w:name="_Toc42742499"/>
      <w:r>
        <w:t>Search news</w:t>
      </w:r>
      <w:bookmarkEnd w:id="65"/>
    </w:p>
    <w:p w14:paraId="5471D377" w14:textId="705464A3" w:rsidR="00183786" w:rsidRPr="00183786" w:rsidRDefault="00183786" w:rsidP="00183786">
      <w:r>
        <w:t>In this use case the system prompts the user to enter the keywords and click search. In response to that the system analys</w:t>
      </w:r>
      <w:r w:rsidR="00DC4A6F">
        <w:t>es</w:t>
      </w:r>
      <w:r>
        <w:t xml:space="preserve"> the </w:t>
      </w:r>
      <w:r w:rsidR="00C17837">
        <w:t>user</w:t>
      </w:r>
      <w:r w:rsidR="006E7176">
        <w:t>s</w:t>
      </w:r>
      <w:r>
        <w:t xml:space="preserve"> context and shows the news results in an appropriate way. The system also gives response if </w:t>
      </w:r>
      <w:r w:rsidR="00275128">
        <w:t>keywords are too short to be use as context</w:t>
      </w:r>
      <w:r>
        <w:t xml:space="preserve"> and shows a</w:t>
      </w:r>
      <w:r w:rsidR="00EE24F3">
        <w:t>n</w:t>
      </w:r>
      <w:r>
        <w:t xml:space="preserve"> appropriate massage.</w:t>
      </w:r>
    </w:p>
    <w:p w14:paraId="28CD34B0" w14:textId="42B62C1D" w:rsidR="00B76597" w:rsidRDefault="0075465B" w:rsidP="00B76597">
      <w:r>
        <w:rPr>
          <w:noProof/>
        </w:rPr>
        <w:lastRenderedPageBreak/>
        <w:drawing>
          <wp:inline distT="0" distB="0" distL="0" distR="0" wp14:anchorId="61C72F7F" wp14:editId="5C0BD203">
            <wp:extent cx="5502910" cy="2632075"/>
            <wp:effectExtent l="0" t="0" r="254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ve news.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19DD8DEF" w14:textId="50BA40FC" w:rsidR="006B3288" w:rsidRPr="0058358C" w:rsidRDefault="00EB6913" w:rsidP="00EB6913">
      <w:pPr>
        <w:pStyle w:val="Caption"/>
        <w:jc w:val="center"/>
      </w:pPr>
      <w:r>
        <w:t>Figure 3.4</w:t>
      </w:r>
      <w:r w:rsidRPr="0058358C">
        <w:t>: Use case for search news</w:t>
      </w:r>
    </w:p>
    <w:p w14:paraId="16B84C54" w14:textId="3754DD86" w:rsidR="00A955B1" w:rsidRDefault="00A955B1" w:rsidP="00A955B1">
      <w:pPr>
        <w:rPr>
          <w:lang w:val="en-US"/>
        </w:rPr>
      </w:pPr>
    </w:p>
    <w:p w14:paraId="4DC3418F" w14:textId="2374DCD9" w:rsidR="00A955B1" w:rsidRPr="00212B3D" w:rsidRDefault="00A955B1" w:rsidP="00A955B1">
      <w:pPr>
        <w:pStyle w:val="Caption"/>
        <w:jc w:val="center"/>
      </w:pPr>
      <w:bookmarkStart w:id="66" w:name="_Toc32870346"/>
      <w:r w:rsidRPr="00212B3D">
        <w:t xml:space="preserve">Table </w:t>
      </w:r>
      <w:fldSimple w:instr=" SEQ Table \* ARABIC ">
        <w:r w:rsidRPr="00212B3D">
          <w:rPr>
            <w:noProof/>
          </w:rPr>
          <w:t>3</w:t>
        </w:r>
      </w:fldSimple>
      <w:r w:rsidR="0037133B" w:rsidRPr="00212B3D">
        <w:t>.3</w:t>
      </w:r>
      <w:r w:rsidRPr="00212B3D">
        <w:rPr>
          <w:lang w:val="en-US"/>
        </w:rPr>
        <w:t>: Search news</w:t>
      </w:r>
      <w:bookmarkEnd w:id="66"/>
    </w:p>
    <w:tbl>
      <w:tblPr>
        <w:tblStyle w:val="TableGrid"/>
        <w:tblW w:w="0" w:type="auto"/>
        <w:tblLook w:val="04A0" w:firstRow="1" w:lastRow="0" w:firstColumn="1" w:lastColumn="0" w:noHBand="0" w:noVBand="1"/>
      </w:tblPr>
      <w:tblGrid>
        <w:gridCol w:w="4328"/>
        <w:gridCol w:w="4328"/>
      </w:tblGrid>
      <w:tr w:rsidR="0011474D" w14:paraId="76E03C21" w14:textId="77777777" w:rsidTr="000436EC">
        <w:tc>
          <w:tcPr>
            <w:tcW w:w="4328" w:type="dxa"/>
          </w:tcPr>
          <w:p w14:paraId="1C123D75" w14:textId="77777777" w:rsidR="0011474D" w:rsidRDefault="0011474D" w:rsidP="000436EC">
            <w:r>
              <w:t>Use case ID</w:t>
            </w:r>
          </w:p>
        </w:tc>
        <w:tc>
          <w:tcPr>
            <w:tcW w:w="4328" w:type="dxa"/>
          </w:tcPr>
          <w:p w14:paraId="02CC68E1" w14:textId="45C5E313" w:rsidR="0011474D" w:rsidRDefault="00112E0F" w:rsidP="000436EC">
            <w:r>
              <w:t>UC-3</w:t>
            </w:r>
          </w:p>
        </w:tc>
      </w:tr>
      <w:tr w:rsidR="0011474D" w14:paraId="26D1F41A" w14:textId="77777777" w:rsidTr="000436EC">
        <w:tc>
          <w:tcPr>
            <w:tcW w:w="4328" w:type="dxa"/>
          </w:tcPr>
          <w:p w14:paraId="136FA745" w14:textId="77777777" w:rsidR="0011474D" w:rsidRDefault="0011474D" w:rsidP="000436EC">
            <w:r>
              <w:t>Use case name</w:t>
            </w:r>
          </w:p>
        </w:tc>
        <w:tc>
          <w:tcPr>
            <w:tcW w:w="4328" w:type="dxa"/>
          </w:tcPr>
          <w:p w14:paraId="3D70AE0D" w14:textId="68ABBC7E" w:rsidR="0011474D" w:rsidRDefault="00112E0F" w:rsidP="000436EC">
            <w:r>
              <w:t>Search news</w:t>
            </w:r>
          </w:p>
        </w:tc>
      </w:tr>
      <w:tr w:rsidR="0011474D" w14:paraId="0A6F5148" w14:textId="77777777" w:rsidTr="000436EC">
        <w:tc>
          <w:tcPr>
            <w:tcW w:w="4328" w:type="dxa"/>
          </w:tcPr>
          <w:p w14:paraId="5F8E58F1" w14:textId="77777777" w:rsidR="0011474D" w:rsidRDefault="0011474D" w:rsidP="000436EC">
            <w:r>
              <w:t>References requirement</w:t>
            </w:r>
          </w:p>
        </w:tc>
        <w:tc>
          <w:tcPr>
            <w:tcW w:w="4328" w:type="dxa"/>
          </w:tcPr>
          <w:p w14:paraId="72F70B09" w14:textId="76A413C7" w:rsidR="0011474D" w:rsidRDefault="00112E0F" w:rsidP="000436EC">
            <w:r>
              <w:t>Requirement no. 3</w:t>
            </w:r>
          </w:p>
        </w:tc>
      </w:tr>
      <w:tr w:rsidR="0011474D" w14:paraId="50DBD48A" w14:textId="77777777" w:rsidTr="000436EC">
        <w:tc>
          <w:tcPr>
            <w:tcW w:w="4328" w:type="dxa"/>
          </w:tcPr>
          <w:p w14:paraId="6B8DF81E" w14:textId="77777777" w:rsidR="0011474D" w:rsidRDefault="0011474D" w:rsidP="000436EC">
            <w:r>
              <w:t>Actors</w:t>
            </w:r>
          </w:p>
        </w:tc>
        <w:tc>
          <w:tcPr>
            <w:tcW w:w="4328" w:type="dxa"/>
          </w:tcPr>
          <w:p w14:paraId="4074833F" w14:textId="60F02ECB" w:rsidR="0011474D" w:rsidRDefault="006E7176" w:rsidP="000436EC">
            <w:r>
              <w:t xml:space="preserve">Guest </w:t>
            </w:r>
            <w:r w:rsidR="00112E0F">
              <w:t>User</w:t>
            </w:r>
            <w:r>
              <w:t>, registered user</w:t>
            </w:r>
          </w:p>
        </w:tc>
      </w:tr>
      <w:tr w:rsidR="0011474D" w14:paraId="32A8D08C" w14:textId="77777777" w:rsidTr="000436EC">
        <w:tc>
          <w:tcPr>
            <w:tcW w:w="4328" w:type="dxa"/>
          </w:tcPr>
          <w:p w14:paraId="1C758502" w14:textId="77777777" w:rsidR="0011474D" w:rsidRDefault="0011474D" w:rsidP="000436EC">
            <w:r>
              <w:t>Purpose</w:t>
            </w:r>
          </w:p>
        </w:tc>
        <w:tc>
          <w:tcPr>
            <w:tcW w:w="4328" w:type="dxa"/>
          </w:tcPr>
          <w:p w14:paraId="637C4D28" w14:textId="78074AC9" w:rsidR="0011474D" w:rsidRDefault="00112E0F" w:rsidP="000436EC">
            <w:r>
              <w:t>To search news</w:t>
            </w:r>
          </w:p>
        </w:tc>
      </w:tr>
      <w:tr w:rsidR="0011474D" w14:paraId="1811183A" w14:textId="77777777" w:rsidTr="000436EC">
        <w:tc>
          <w:tcPr>
            <w:tcW w:w="4328" w:type="dxa"/>
          </w:tcPr>
          <w:p w14:paraId="11555C9C" w14:textId="77777777" w:rsidR="0011474D" w:rsidRDefault="0011474D" w:rsidP="000436EC">
            <w:r>
              <w:t>Overview</w:t>
            </w:r>
          </w:p>
        </w:tc>
        <w:tc>
          <w:tcPr>
            <w:tcW w:w="4328" w:type="dxa"/>
          </w:tcPr>
          <w:p w14:paraId="12CE86AB" w14:textId="5488B913" w:rsidR="0011474D" w:rsidRDefault="000436EC" w:rsidP="000436EC">
            <w:r>
              <w:t>The user enters the keywords and then clicks on search</w:t>
            </w:r>
          </w:p>
        </w:tc>
      </w:tr>
      <w:tr w:rsidR="0011474D" w14:paraId="78E368D2" w14:textId="77777777" w:rsidTr="000436EC">
        <w:tc>
          <w:tcPr>
            <w:tcW w:w="4328" w:type="dxa"/>
          </w:tcPr>
          <w:p w14:paraId="62DB3532" w14:textId="77777777" w:rsidR="0011474D" w:rsidRDefault="0011474D" w:rsidP="000436EC">
            <w:r>
              <w:t>Type</w:t>
            </w:r>
          </w:p>
        </w:tc>
        <w:tc>
          <w:tcPr>
            <w:tcW w:w="4328" w:type="dxa"/>
          </w:tcPr>
          <w:p w14:paraId="0E94ADFD" w14:textId="74E170D8" w:rsidR="0011474D" w:rsidRDefault="00112E0F" w:rsidP="000436EC">
            <w:r>
              <w:t>Primary and essential</w:t>
            </w:r>
          </w:p>
        </w:tc>
      </w:tr>
      <w:tr w:rsidR="0011474D" w14:paraId="49C30EB4" w14:textId="77777777" w:rsidTr="000436EC">
        <w:tc>
          <w:tcPr>
            <w:tcW w:w="4328" w:type="dxa"/>
          </w:tcPr>
          <w:p w14:paraId="47393D0B" w14:textId="77777777" w:rsidR="0011474D" w:rsidRDefault="0011474D" w:rsidP="000436EC">
            <w:r>
              <w:t>Pre-Condition</w:t>
            </w:r>
          </w:p>
        </w:tc>
        <w:tc>
          <w:tcPr>
            <w:tcW w:w="4328" w:type="dxa"/>
          </w:tcPr>
          <w:p w14:paraId="79E7B977" w14:textId="5AC280F7" w:rsidR="0011474D" w:rsidRDefault="004E33EE" w:rsidP="000436EC">
            <w:r>
              <w:t>N</w:t>
            </w:r>
            <w:r w:rsidR="00112E0F">
              <w:t>one</w:t>
            </w:r>
          </w:p>
        </w:tc>
      </w:tr>
      <w:tr w:rsidR="0011474D" w14:paraId="309E0354" w14:textId="77777777" w:rsidTr="000436EC">
        <w:tc>
          <w:tcPr>
            <w:tcW w:w="4328" w:type="dxa"/>
          </w:tcPr>
          <w:p w14:paraId="5B17EEA0" w14:textId="77777777" w:rsidR="0011474D" w:rsidRDefault="0011474D" w:rsidP="000436EC">
            <w:r>
              <w:t>Post-Condition</w:t>
            </w:r>
          </w:p>
        </w:tc>
        <w:tc>
          <w:tcPr>
            <w:tcW w:w="4328" w:type="dxa"/>
          </w:tcPr>
          <w:p w14:paraId="402A44CB" w14:textId="142EC9F7" w:rsidR="0011474D" w:rsidRDefault="00112E0F" w:rsidP="000436EC">
            <w:r>
              <w:t>Search successfully performed</w:t>
            </w:r>
          </w:p>
        </w:tc>
      </w:tr>
      <w:tr w:rsidR="0011474D" w14:paraId="47CD076F" w14:textId="77777777" w:rsidTr="000436EC">
        <w:tc>
          <w:tcPr>
            <w:tcW w:w="8656" w:type="dxa"/>
            <w:gridSpan w:val="2"/>
          </w:tcPr>
          <w:p w14:paraId="38F2705A" w14:textId="77777777" w:rsidR="0011474D" w:rsidRDefault="0011474D" w:rsidP="000436EC">
            <w:r>
              <w:t>Normal flow</w:t>
            </w:r>
          </w:p>
        </w:tc>
      </w:tr>
      <w:tr w:rsidR="0011474D" w14:paraId="60C826B5" w14:textId="77777777" w:rsidTr="000436EC">
        <w:tc>
          <w:tcPr>
            <w:tcW w:w="4328" w:type="dxa"/>
          </w:tcPr>
          <w:p w14:paraId="1FA305E4" w14:textId="77777777" w:rsidR="0011474D" w:rsidRDefault="0011474D" w:rsidP="000436EC">
            <w:r>
              <w:t>Actors Actions</w:t>
            </w:r>
          </w:p>
        </w:tc>
        <w:tc>
          <w:tcPr>
            <w:tcW w:w="4328" w:type="dxa"/>
          </w:tcPr>
          <w:p w14:paraId="4C25CA21" w14:textId="77777777" w:rsidR="0011474D" w:rsidRDefault="0011474D" w:rsidP="000436EC">
            <w:r>
              <w:t>System Response</w:t>
            </w:r>
          </w:p>
        </w:tc>
      </w:tr>
      <w:tr w:rsidR="0011474D" w14:paraId="1A4DFDA1" w14:textId="77777777" w:rsidTr="000436EC">
        <w:tc>
          <w:tcPr>
            <w:tcW w:w="4328" w:type="dxa"/>
          </w:tcPr>
          <w:p w14:paraId="7981DBF8" w14:textId="0C24BA05" w:rsidR="0011474D" w:rsidRDefault="003E439B" w:rsidP="00DC4A6F">
            <w:pPr>
              <w:pStyle w:val="ListParagraph"/>
              <w:numPr>
                <w:ilvl w:val="0"/>
                <w:numId w:val="23"/>
              </w:numPr>
            </w:pPr>
            <w:r>
              <w:t>The user enters the keywords</w:t>
            </w:r>
            <w:r w:rsidR="003864D7">
              <w:t>.</w:t>
            </w:r>
          </w:p>
        </w:tc>
        <w:tc>
          <w:tcPr>
            <w:tcW w:w="4328" w:type="dxa"/>
          </w:tcPr>
          <w:p w14:paraId="05E0C0B8" w14:textId="065EEAE6" w:rsidR="0011474D" w:rsidRDefault="003E439B" w:rsidP="00DC4A6F">
            <w:pPr>
              <w:pStyle w:val="ListParagraph"/>
              <w:numPr>
                <w:ilvl w:val="0"/>
                <w:numId w:val="23"/>
              </w:numPr>
            </w:pPr>
            <w:r>
              <w:t>The system passes the keywords to find results</w:t>
            </w:r>
            <w:r w:rsidR="003864D7">
              <w:t>.</w:t>
            </w:r>
          </w:p>
        </w:tc>
      </w:tr>
      <w:tr w:rsidR="0011474D" w14:paraId="710811F0" w14:textId="77777777" w:rsidTr="000436EC">
        <w:tc>
          <w:tcPr>
            <w:tcW w:w="8656" w:type="dxa"/>
            <w:gridSpan w:val="2"/>
          </w:tcPr>
          <w:p w14:paraId="3D07D877" w14:textId="77777777" w:rsidR="0011474D" w:rsidRDefault="0011474D" w:rsidP="000436EC">
            <w:r>
              <w:t>Alternative flow</w:t>
            </w:r>
          </w:p>
        </w:tc>
      </w:tr>
      <w:tr w:rsidR="0011474D" w14:paraId="53A1B5C5" w14:textId="77777777" w:rsidTr="000436EC">
        <w:tc>
          <w:tcPr>
            <w:tcW w:w="4328" w:type="dxa"/>
          </w:tcPr>
          <w:p w14:paraId="5DA513AE" w14:textId="2FAF6C55" w:rsidR="0011474D" w:rsidRDefault="00A209F9" w:rsidP="000436EC">
            <w:r>
              <w:t>1</w:t>
            </w:r>
            <w:r w:rsidR="006C14E5">
              <w:t>a.</w:t>
            </w:r>
            <w:r>
              <w:t xml:space="preserve">   </w:t>
            </w:r>
            <w:r w:rsidR="003E439B">
              <w:t>The user does not enter anything</w:t>
            </w:r>
            <w:r w:rsidR="003864D7">
              <w:t>.</w:t>
            </w:r>
          </w:p>
        </w:tc>
        <w:tc>
          <w:tcPr>
            <w:tcW w:w="4328" w:type="dxa"/>
          </w:tcPr>
          <w:p w14:paraId="20F0DED8" w14:textId="23318E26" w:rsidR="0011474D" w:rsidRDefault="00A209F9" w:rsidP="000436EC">
            <w:r>
              <w:t>2</w:t>
            </w:r>
            <w:r w:rsidR="006C14E5">
              <w:t xml:space="preserve">a. </w:t>
            </w:r>
            <w:r>
              <w:t xml:space="preserve"> </w:t>
            </w:r>
            <w:r w:rsidR="003E439B">
              <w:t>The system shows a message to enter some keywords</w:t>
            </w:r>
            <w:r w:rsidR="003864D7">
              <w:t>.</w:t>
            </w:r>
          </w:p>
        </w:tc>
      </w:tr>
    </w:tbl>
    <w:p w14:paraId="7E6C6AA4" w14:textId="6FA57922" w:rsidR="00AD7EB5" w:rsidRDefault="00AD7EB5" w:rsidP="00AD7EB5"/>
    <w:p w14:paraId="4034166C" w14:textId="3762F57B" w:rsidR="00AD7EB5" w:rsidRDefault="006E7176" w:rsidP="00DC4A6F">
      <w:pPr>
        <w:pStyle w:val="Heading3"/>
        <w:numPr>
          <w:ilvl w:val="2"/>
          <w:numId w:val="12"/>
        </w:numPr>
      </w:pPr>
      <w:bookmarkStart w:id="67" w:name="_Toc42742500"/>
      <w:r>
        <w:lastRenderedPageBreak/>
        <w:t>View search</w:t>
      </w:r>
      <w:r w:rsidR="00AD7EB5">
        <w:t xml:space="preserve"> history</w:t>
      </w:r>
      <w:bookmarkEnd w:id="67"/>
    </w:p>
    <w:p w14:paraId="7BE98B97" w14:textId="462C5247" w:rsidR="00B76597" w:rsidRPr="00B76597" w:rsidRDefault="00414F53" w:rsidP="00414F53">
      <w:r>
        <w:t xml:space="preserve">In this use case the system shows search history of the </w:t>
      </w:r>
      <w:r w:rsidR="006E7176">
        <w:t xml:space="preserve">registered </w:t>
      </w:r>
      <w:r>
        <w:t xml:space="preserve">user and allows the </w:t>
      </w:r>
      <w:r w:rsidR="006E7176">
        <w:t xml:space="preserve">registered </w:t>
      </w:r>
      <w:r>
        <w:t>user to manage it by giving a</w:t>
      </w:r>
      <w:r w:rsidR="00EE24F3">
        <w:t>n</w:t>
      </w:r>
      <w:r>
        <w:t xml:space="preserve"> option to </w:t>
      </w:r>
      <w:r w:rsidR="006E7176">
        <w:t>clear</w:t>
      </w:r>
      <w:r>
        <w:t xml:space="preserve"> the search history. The system gives response on successful deletion of search history and shows a</w:t>
      </w:r>
      <w:r w:rsidR="00EE24F3">
        <w:t>n</w:t>
      </w:r>
      <w:r>
        <w:t xml:space="preserve"> appropriate massage. The system also gives response on unsuccessful deletion of search history and shows a</w:t>
      </w:r>
      <w:r w:rsidR="00EE24F3">
        <w:t>n</w:t>
      </w:r>
      <w:r>
        <w:t xml:space="preserve"> appropriate massage.</w:t>
      </w:r>
    </w:p>
    <w:p w14:paraId="3EDFB049" w14:textId="1E94D11B" w:rsidR="00AD7EB5" w:rsidRDefault="006E7176" w:rsidP="00AD7EB5">
      <w:r>
        <w:rPr>
          <w:noProof/>
        </w:rPr>
        <w:drawing>
          <wp:inline distT="0" distB="0" distL="0" distR="0" wp14:anchorId="4E26B114" wp14:editId="2CB23543">
            <wp:extent cx="5502910" cy="2791460"/>
            <wp:effectExtent l="0" t="0" r="2540" b="889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ew search history.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3C89187C" w14:textId="0867BA6B" w:rsidR="006B3288" w:rsidRPr="0058358C" w:rsidRDefault="00EB6913" w:rsidP="00EB6913">
      <w:pPr>
        <w:pStyle w:val="Caption"/>
        <w:jc w:val="center"/>
      </w:pPr>
      <w:r>
        <w:t>Figure 3.5</w:t>
      </w:r>
      <w:r w:rsidRPr="0058358C">
        <w:t xml:space="preserve">: Use case for search </w:t>
      </w:r>
      <w:commentRangeStart w:id="68"/>
      <w:r w:rsidRPr="0058358C">
        <w:t>history</w:t>
      </w:r>
      <w:commentRangeEnd w:id="68"/>
      <w:r w:rsidR="00164DE1">
        <w:rPr>
          <w:rStyle w:val="CommentReference"/>
          <w:i w:val="0"/>
          <w:iCs w:val="0"/>
          <w:color w:val="000000" w:themeColor="text1"/>
        </w:rPr>
        <w:commentReference w:id="68"/>
      </w:r>
    </w:p>
    <w:p w14:paraId="2933AF5A" w14:textId="3EDAEA49" w:rsidR="00A955B1" w:rsidRDefault="00A955B1" w:rsidP="00A955B1">
      <w:pPr>
        <w:rPr>
          <w:lang w:val="en-US"/>
        </w:rPr>
      </w:pPr>
    </w:p>
    <w:p w14:paraId="6F5ABD25" w14:textId="47582023" w:rsidR="00A955B1" w:rsidRPr="00212B3D" w:rsidRDefault="00A955B1" w:rsidP="00A955B1">
      <w:pPr>
        <w:pStyle w:val="Caption"/>
        <w:jc w:val="center"/>
      </w:pPr>
      <w:bookmarkStart w:id="69" w:name="_Toc32870347"/>
      <w:r w:rsidRPr="00212B3D">
        <w:t xml:space="preserve">Table </w:t>
      </w:r>
      <w:fldSimple w:instr=" SEQ Table \* ARABIC ">
        <w:r w:rsidRPr="00212B3D">
          <w:rPr>
            <w:noProof/>
          </w:rPr>
          <w:t>3</w:t>
        </w:r>
      </w:fldSimple>
      <w:r w:rsidR="0037133B" w:rsidRPr="00212B3D">
        <w:t>.4</w:t>
      </w:r>
      <w:r w:rsidRPr="00212B3D">
        <w:rPr>
          <w:lang w:val="en-US"/>
        </w:rPr>
        <w:t>: search history</w:t>
      </w:r>
      <w:bookmarkEnd w:id="69"/>
    </w:p>
    <w:tbl>
      <w:tblPr>
        <w:tblStyle w:val="TableGrid"/>
        <w:tblW w:w="0" w:type="auto"/>
        <w:tblLook w:val="04A0" w:firstRow="1" w:lastRow="0" w:firstColumn="1" w:lastColumn="0" w:noHBand="0" w:noVBand="1"/>
      </w:tblPr>
      <w:tblGrid>
        <w:gridCol w:w="4328"/>
        <w:gridCol w:w="4328"/>
      </w:tblGrid>
      <w:tr w:rsidR="0011474D" w14:paraId="520F63C2" w14:textId="77777777" w:rsidTr="000436EC">
        <w:tc>
          <w:tcPr>
            <w:tcW w:w="4328" w:type="dxa"/>
          </w:tcPr>
          <w:p w14:paraId="64DBCD72" w14:textId="77777777" w:rsidR="0011474D" w:rsidRDefault="0011474D" w:rsidP="000436EC">
            <w:r>
              <w:t>Use case ID</w:t>
            </w:r>
          </w:p>
        </w:tc>
        <w:tc>
          <w:tcPr>
            <w:tcW w:w="4328" w:type="dxa"/>
          </w:tcPr>
          <w:p w14:paraId="5F657391" w14:textId="3324B48A" w:rsidR="0011474D" w:rsidRDefault="00112E0F" w:rsidP="000436EC">
            <w:r>
              <w:t>UC-4</w:t>
            </w:r>
          </w:p>
        </w:tc>
      </w:tr>
      <w:tr w:rsidR="0011474D" w14:paraId="788F9B7B" w14:textId="77777777" w:rsidTr="000436EC">
        <w:tc>
          <w:tcPr>
            <w:tcW w:w="4328" w:type="dxa"/>
          </w:tcPr>
          <w:p w14:paraId="3372DA66" w14:textId="77777777" w:rsidR="0011474D" w:rsidRDefault="0011474D" w:rsidP="000436EC">
            <w:r>
              <w:t>Use case name</w:t>
            </w:r>
          </w:p>
        </w:tc>
        <w:tc>
          <w:tcPr>
            <w:tcW w:w="4328" w:type="dxa"/>
          </w:tcPr>
          <w:p w14:paraId="58315B7C" w14:textId="43896A1C" w:rsidR="0011474D" w:rsidRDefault="003357BE" w:rsidP="000436EC">
            <w:r>
              <w:t xml:space="preserve">View search </w:t>
            </w:r>
            <w:r w:rsidR="00112E0F">
              <w:t>history</w:t>
            </w:r>
          </w:p>
        </w:tc>
      </w:tr>
      <w:tr w:rsidR="0011474D" w14:paraId="482FA8FF" w14:textId="77777777" w:rsidTr="000436EC">
        <w:tc>
          <w:tcPr>
            <w:tcW w:w="4328" w:type="dxa"/>
          </w:tcPr>
          <w:p w14:paraId="384CAC0E" w14:textId="77777777" w:rsidR="0011474D" w:rsidRDefault="0011474D" w:rsidP="000436EC">
            <w:r>
              <w:t>References requirement</w:t>
            </w:r>
          </w:p>
        </w:tc>
        <w:tc>
          <w:tcPr>
            <w:tcW w:w="4328" w:type="dxa"/>
          </w:tcPr>
          <w:p w14:paraId="70715DFD" w14:textId="0016E579" w:rsidR="0011474D" w:rsidRDefault="00112E0F" w:rsidP="000436EC">
            <w:r>
              <w:t>Requirement no. 4</w:t>
            </w:r>
          </w:p>
        </w:tc>
      </w:tr>
      <w:tr w:rsidR="0011474D" w14:paraId="42B317CB" w14:textId="77777777" w:rsidTr="000436EC">
        <w:tc>
          <w:tcPr>
            <w:tcW w:w="4328" w:type="dxa"/>
          </w:tcPr>
          <w:p w14:paraId="677322AA" w14:textId="77777777" w:rsidR="0011474D" w:rsidRDefault="0011474D" w:rsidP="000436EC">
            <w:r>
              <w:t>Actors</w:t>
            </w:r>
          </w:p>
        </w:tc>
        <w:tc>
          <w:tcPr>
            <w:tcW w:w="4328" w:type="dxa"/>
          </w:tcPr>
          <w:p w14:paraId="4705C067" w14:textId="78C71AAE" w:rsidR="0011474D" w:rsidRDefault="003357BE" w:rsidP="000436EC">
            <w:r>
              <w:t xml:space="preserve">Registered </w:t>
            </w:r>
            <w:r w:rsidR="00112E0F">
              <w:t>User</w:t>
            </w:r>
          </w:p>
        </w:tc>
      </w:tr>
      <w:tr w:rsidR="0011474D" w14:paraId="3C22C14D" w14:textId="77777777" w:rsidTr="000436EC">
        <w:tc>
          <w:tcPr>
            <w:tcW w:w="4328" w:type="dxa"/>
          </w:tcPr>
          <w:p w14:paraId="6BA4A18F" w14:textId="77777777" w:rsidR="0011474D" w:rsidRDefault="0011474D" w:rsidP="000436EC">
            <w:r>
              <w:t>Purpose</w:t>
            </w:r>
          </w:p>
        </w:tc>
        <w:tc>
          <w:tcPr>
            <w:tcW w:w="4328" w:type="dxa"/>
          </w:tcPr>
          <w:p w14:paraId="25D6CA7C" w14:textId="7D400B0B" w:rsidR="0011474D" w:rsidRDefault="00112E0F" w:rsidP="000436EC">
            <w:r>
              <w:t xml:space="preserve">To </w:t>
            </w:r>
            <w:r w:rsidR="003357BE">
              <w:t>show search history to registered user</w:t>
            </w:r>
          </w:p>
        </w:tc>
      </w:tr>
      <w:tr w:rsidR="0011474D" w14:paraId="57247DDB" w14:textId="77777777" w:rsidTr="000436EC">
        <w:tc>
          <w:tcPr>
            <w:tcW w:w="4328" w:type="dxa"/>
          </w:tcPr>
          <w:p w14:paraId="1C5E810A" w14:textId="77777777" w:rsidR="0011474D" w:rsidRDefault="0011474D" w:rsidP="000436EC">
            <w:r>
              <w:t>Overview</w:t>
            </w:r>
          </w:p>
        </w:tc>
        <w:tc>
          <w:tcPr>
            <w:tcW w:w="4328" w:type="dxa"/>
          </w:tcPr>
          <w:p w14:paraId="70891CD8" w14:textId="214D6CD4" w:rsidR="0011474D" w:rsidRDefault="000436EC" w:rsidP="000436EC">
            <w:r>
              <w:t>The user sees search history and later clicks on delete history to delete history</w:t>
            </w:r>
          </w:p>
        </w:tc>
      </w:tr>
      <w:tr w:rsidR="0011474D" w14:paraId="3E04BE49" w14:textId="77777777" w:rsidTr="000436EC">
        <w:tc>
          <w:tcPr>
            <w:tcW w:w="4328" w:type="dxa"/>
          </w:tcPr>
          <w:p w14:paraId="2DFD3046" w14:textId="77777777" w:rsidR="0011474D" w:rsidRDefault="0011474D" w:rsidP="000436EC">
            <w:r>
              <w:t>Type</w:t>
            </w:r>
          </w:p>
        </w:tc>
        <w:tc>
          <w:tcPr>
            <w:tcW w:w="4328" w:type="dxa"/>
          </w:tcPr>
          <w:p w14:paraId="6531AE9E" w14:textId="130E82E9" w:rsidR="0011474D" w:rsidRDefault="00112E0F" w:rsidP="000436EC">
            <w:r>
              <w:t>Primary and essential</w:t>
            </w:r>
          </w:p>
        </w:tc>
      </w:tr>
      <w:tr w:rsidR="0011474D" w14:paraId="438FF8A1" w14:textId="77777777" w:rsidTr="000436EC">
        <w:tc>
          <w:tcPr>
            <w:tcW w:w="4328" w:type="dxa"/>
          </w:tcPr>
          <w:p w14:paraId="5704DD05" w14:textId="77777777" w:rsidR="0011474D" w:rsidRDefault="0011474D" w:rsidP="000436EC">
            <w:r>
              <w:t>Pre-Condition</w:t>
            </w:r>
          </w:p>
        </w:tc>
        <w:tc>
          <w:tcPr>
            <w:tcW w:w="4328" w:type="dxa"/>
          </w:tcPr>
          <w:p w14:paraId="709FF53C" w14:textId="7E8B2A7E" w:rsidR="0011474D" w:rsidRDefault="00112E0F" w:rsidP="000436EC">
            <w:r>
              <w:t>User must be signed in</w:t>
            </w:r>
          </w:p>
        </w:tc>
      </w:tr>
      <w:tr w:rsidR="0011474D" w14:paraId="186B6926" w14:textId="77777777" w:rsidTr="000436EC">
        <w:tc>
          <w:tcPr>
            <w:tcW w:w="4328" w:type="dxa"/>
          </w:tcPr>
          <w:p w14:paraId="05421FD1" w14:textId="77777777" w:rsidR="0011474D" w:rsidRDefault="0011474D" w:rsidP="000436EC">
            <w:r>
              <w:t>Post-Condition</w:t>
            </w:r>
          </w:p>
        </w:tc>
        <w:tc>
          <w:tcPr>
            <w:tcW w:w="4328" w:type="dxa"/>
          </w:tcPr>
          <w:p w14:paraId="54CB5AE8" w14:textId="72F86868" w:rsidR="0011474D" w:rsidRDefault="00112E0F" w:rsidP="000436EC">
            <w:r>
              <w:t>Search history successfully managed</w:t>
            </w:r>
          </w:p>
        </w:tc>
      </w:tr>
      <w:tr w:rsidR="0011474D" w14:paraId="7E3C7FB1" w14:textId="77777777" w:rsidTr="000436EC">
        <w:tc>
          <w:tcPr>
            <w:tcW w:w="8656" w:type="dxa"/>
            <w:gridSpan w:val="2"/>
          </w:tcPr>
          <w:p w14:paraId="6BAD9BBD" w14:textId="77777777" w:rsidR="0011474D" w:rsidRDefault="0011474D" w:rsidP="000436EC">
            <w:r>
              <w:t>Normal flow</w:t>
            </w:r>
          </w:p>
        </w:tc>
      </w:tr>
      <w:tr w:rsidR="0011474D" w14:paraId="7F527A4A" w14:textId="77777777" w:rsidTr="000436EC">
        <w:tc>
          <w:tcPr>
            <w:tcW w:w="4328" w:type="dxa"/>
          </w:tcPr>
          <w:p w14:paraId="71FBA800" w14:textId="77777777" w:rsidR="0011474D" w:rsidRDefault="0011474D" w:rsidP="000436EC">
            <w:r>
              <w:t>Actors Actions</w:t>
            </w:r>
          </w:p>
        </w:tc>
        <w:tc>
          <w:tcPr>
            <w:tcW w:w="4328" w:type="dxa"/>
          </w:tcPr>
          <w:p w14:paraId="5E690E32" w14:textId="77777777" w:rsidR="0011474D" w:rsidRDefault="0011474D" w:rsidP="000436EC">
            <w:r>
              <w:t>System Response</w:t>
            </w:r>
          </w:p>
        </w:tc>
      </w:tr>
      <w:tr w:rsidR="0011474D" w14:paraId="0C764A9E" w14:textId="77777777" w:rsidTr="000436EC">
        <w:tc>
          <w:tcPr>
            <w:tcW w:w="4328" w:type="dxa"/>
          </w:tcPr>
          <w:p w14:paraId="1A2A58D4" w14:textId="2BD339B7" w:rsidR="0011474D" w:rsidRDefault="006228D4" w:rsidP="00DC4A6F">
            <w:pPr>
              <w:pStyle w:val="ListParagraph"/>
              <w:numPr>
                <w:ilvl w:val="0"/>
                <w:numId w:val="24"/>
              </w:numPr>
            </w:pPr>
            <w:r>
              <w:lastRenderedPageBreak/>
              <w:t>The user clicks on delete history</w:t>
            </w:r>
            <w:r w:rsidR="003864D7">
              <w:t>.</w:t>
            </w:r>
          </w:p>
        </w:tc>
        <w:tc>
          <w:tcPr>
            <w:tcW w:w="4328" w:type="dxa"/>
          </w:tcPr>
          <w:p w14:paraId="659E7EE0" w14:textId="54858BFD" w:rsidR="0011474D" w:rsidRDefault="006228D4" w:rsidP="00DC4A6F">
            <w:pPr>
              <w:pStyle w:val="ListParagraph"/>
              <w:numPr>
                <w:ilvl w:val="0"/>
                <w:numId w:val="24"/>
              </w:numPr>
            </w:pPr>
            <w:r>
              <w:t xml:space="preserve">The system shows message that </w:t>
            </w:r>
            <w:r w:rsidR="00F128FE">
              <w:t xml:space="preserve">search </w:t>
            </w:r>
            <w:r>
              <w:t>history deleted</w:t>
            </w:r>
            <w:r w:rsidR="003864D7">
              <w:t>.</w:t>
            </w:r>
          </w:p>
        </w:tc>
      </w:tr>
      <w:tr w:rsidR="0011474D" w14:paraId="333E04FE" w14:textId="77777777" w:rsidTr="000436EC">
        <w:tc>
          <w:tcPr>
            <w:tcW w:w="8656" w:type="dxa"/>
            <w:gridSpan w:val="2"/>
          </w:tcPr>
          <w:p w14:paraId="311950D0" w14:textId="77777777" w:rsidR="0011474D" w:rsidRDefault="0011474D" w:rsidP="000436EC">
            <w:r>
              <w:t>Alternative flow</w:t>
            </w:r>
          </w:p>
        </w:tc>
      </w:tr>
      <w:tr w:rsidR="0011474D" w14:paraId="7CB8825A" w14:textId="77777777" w:rsidTr="000436EC">
        <w:tc>
          <w:tcPr>
            <w:tcW w:w="4328" w:type="dxa"/>
          </w:tcPr>
          <w:p w14:paraId="6D525E69" w14:textId="3DC2F93F" w:rsidR="0011474D" w:rsidRDefault="00DA0C52" w:rsidP="000436EC">
            <w:commentRangeStart w:id="70"/>
            <w:r>
              <w:t>1</w:t>
            </w:r>
            <w:r w:rsidR="006C14E5">
              <w:t xml:space="preserve">a. </w:t>
            </w:r>
            <w:r>
              <w:t xml:space="preserve"> </w:t>
            </w:r>
            <w:r w:rsidR="006228D4">
              <w:t>There is no history to delete and user clicks delete history</w:t>
            </w:r>
            <w:r w:rsidR="003864D7">
              <w:t>.</w:t>
            </w:r>
          </w:p>
        </w:tc>
        <w:tc>
          <w:tcPr>
            <w:tcW w:w="4328" w:type="dxa"/>
          </w:tcPr>
          <w:p w14:paraId="0BFCCFB1" w14:textId="09315432" w:rsidR="0011474D" w:rsidRDefault="00DA0C52" w:rsidP="000436EC">
            <w:r>
              <w:t>2</w:t>
            </w:r>
            <w:r w:rsidR="006C14E5">
              <w:t xml:space="preserve">a. </w:t>
            </w:r>
            <w:r>
              <w:t xml:space="preserve"> </w:t>
            </w:r>
            <w:r w:rsidR="006228D4">
              <w:t>The system shows message no history found to be deleted</w:t>
            </w:r>
            <w:r w:rsidR="003864D7">
              <w:t>.</w:t>
            </w:r>
            <w:commentRangeEnd w:id="70"/>
            <w:r w:rsidR="00164DE1">
              <w:rPr>
                <w:rStyle w:val="CommentReference"/>
              </w:rPr>
              <w:commentReference w:id="70"/>
            </w:r>
          </w:p>
        </w:tc>
      </w:tr>
    </w:tbl>
    <w:p w14:paraId="5E2FA50D" w14:textId="77777777" w:rsidR="0011474D" w:rsidRDefault="0011474D" w:rsidP="00AD7EB5"/>
    <w:p w14:paraId="67053EBF" w14:textId="0E4EC8A1" w:rsidR="00AD7EB5" w:rsidRDefault="005D626A" w:rsidP="00DC4A6F">
      <w:pPr>
        <w:pStyle w:val="Heading3"/>
        <w:numPr>
          <w:ilvl w:val="2"/>
          <w:numId w:val="12"/>
        </w:numPr>
      </w:pPr>
      <w:bookmarkStart w:id="71" w:name="_Toc42742501"/>
      <w:r>
        <w:t>Select news</w:t>
      </w:r>
      <w:r w:rsidR="00AD7EB5">
        <w:t xml:space="preserve"> interests</w:t>
      </w:r>
      <w:bookmarkEnd w:id="71"/>
    </w:p>
    <w:p w14:paraId="52C3B58B" w14:textId="1D5CF64B" w:rsidR="00B76597" w:rsidRPr="00B76597" w:rsidRDefault="007C5930" w:rsidP="00B76597">
      <w:r>
        <w:t xml:space="preserve">In this use case the system shows </w:t>
      </w:r>
      <w:r w:rsidR="001B327F">
        <w:t xml:space="preserve">predefined </w:t>
      </w:r>
      <w:r w:rsidR="00887567">
        <w:t xml:space="preserve">news interest </w:t>
      </w:r>
      <w:r w:rsidR="001B327F">
        <w:t xml:space="preserve">to registered </w:t>
      </w:r>
      <w:r w:rsidR="00887567">
        <w:t>user</w:t>
      </w:r>
      <w:r>
        <w:t xml:space="preserve"> and allows the user to update the news in</w:t>
      </w:r>
      <w:r w:rsidR="00D05E6C">
        <w:t>te</w:t>
      </w:r>
      <w:r>
        <w:t>rest</w:t>
      </w:r>
      <w:r w:rsidR="001B327F">
        <w:t xml:space="preserve"> by choosing any one of them and save them</w:t>
      </w:r>
      <w:r>
        <w:t>. The system gives response</w:t>
      </w:r>
      <w:r w:rsidR="001B327F">
        <w:t xml:space="preserve"> </w:t>
      </w:r>
      <w:r w:rsidR="00C17837">
        <w:t>updating</w:t>
      </w:r>
      <w:r w:rsidR="00887567">
        <w:t xml:space="preserve"> </w:t>
      </w:r>
      <w:r>
        <w:t xml:space="preserve">of </w:t>
      </w:r>
      <w:r w:rsidR="00887567">
        <w:t>news interest</w:t>
      </w:r>
      <w:r>
        <w:t xml:space="preserve"> and shows a</w:t>
      </w:r>
      <w:r w:rsidR="00A96A22">
        <w:t>n</w:t>
      </w:r>
      <w:r>
        <w:t xml:space="preserve"> appropriate massage. The system also gives response on </w:t>
      </w:r>
      <w:r w:rsidR="00C17837">
        <w:t>updating</w:t>
      </w:r>
      <w:r w:rsidR="00887567">
        <w:t xml:space="preserve"> of news interests</w:t>
      </w:r>
      <w:r>
        <w:t xml:space="preserve"> and shows a</w:t>
      </w:r>
      <w:r w:rsidR="00D77D1C">
        <w:t>n</w:t>
      </w:r>
      <w:r>
        <w:t xml:space="preserve"> appropriate massage.</w:t>
      </w:r>
    </w:p>
    <w:p w14:paraId="5D6579B1" w14:textId="2DBD6E44" w:rsidR="00AD7EB5" w:rsidRDefault="0075465B" w:rsidP="00AD7EB5">
      <w:r>
        <w:rPr>
          <w:noProof/>
        </w:rPr>
        <w:drawing>
          <wp:inline distT="0" distB="0" distL="0" distR="0" wp14:anchorId="573BE844" wp14:editId="0EB60278">
            <wp:extent cx="5502910" cy="2791460"/>
            <wp:effectExtent l="0" t="0" r="2540" b="889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lect news interests.png"/>
                    <pic:cNvPicPr/>
                  </pic:nvPicPr>
                  <pic:blipFill>
                    <a:blip r:embed="rId16">
                      <a:extLst>
                        <a:ext uri="{28A0092B-C50C-407E-A947-70E740481C1C}">
                          <a14:useLocalDpi xmlns:a14="http://schemas.microsoft.com/office/drawing/2010/main" val="0"/>
                        </a:ext>
                      </a:extLst>
                    </a:blip>
                    <a:stretch>
                      <a:fillRect/>
                    </a:stretch>
                  </pic:blipFill>
                  <pic:spPr>
                    <a:xfrm>
                      <a:off x="0" y="0"/>
                      <a:ext cx="5502910" cy="2791460"/>
                    </a:xfrm>
                    <a:prstGeom prst="rect">
                      <a:avLst/>
                    </a:prstGeom>
                  </pic:spPr>
                </pic:pic>
              </a:graphicData>
            </a:graphic>
          </wp:inline>
        </w:drawing>
      </w:r>
    </w:p>
    <w:p w14:paraId="275E761C" w14:textId="719D6FFE" w:rsidR="003028AE" w:rsidRPr="0058358C" w:rsidRDefault="00EB6913" w:rsidP="00EB6913">
      <w:pPr>
        <w:pStyle w:val="Caption"/>
        <w:jc w:val="center"/>
      </w:pPr>
      <w:r>
        <w:t>Figure 3.6</w:t>
      </w:r>
      <w:r w:rsidRPr="0058358C">
        <w:t xml:space="preserve">: Use case for selecting news </w:t>
      </w:r>
      <w:commentRangeStart w:id="72"/>
      <w:r w:rsidRPr="0058358C">
        <w:t>interests</w:t>
      </w:r>
      <w:commentRangeEnd w:id="72"/>
      <w:r w:rsidR="00164DE1">
        <w:rPr>
          <w:rStyle w:val="CommentReference"/>
          <w:i w:val="0"/>
          <w:iCs w:val="0"/>
          <w:color w:val="000000" w:themeColor="text1"/>
        </w:rPr>
        <w:commentReference w:id="72"/>
      </w:r>
    </w:p>
    <w:p w14:paraId="260D80C2" w14:textId="64771903" w:rsidR="003028AE" w:rsidRDefault="003028AE" w:rsidP="003028AE">
      <w:pPr>
        <w:rPr>
          <w:ins w:id="73" w:author="Engr .M Umer Haroon ." w:date="2020-06-11T14:21:00Z"/>
          <w:lang w:val="en-US"/>
        </w:rPr>
      </w:pPr>
    </w:p>
    <w:p w14:paraId="4807697F" w14:textId="77777777" w:rsidR="00164DE1" w:rsidRDefault="00164DE1" w:rsidP="003028AE">
      <w:pPr>
        <w:rPr>
          <w:lang w:val="en-US"/>
        </w:rPr>
      </w:pPr>
    </w:p>
    <w:p w14:paraId="080E0CC7" w14:textId="1F3E823C" w:rsidR="003028AE" w:rsidRPr="00212B3D" w:rsidRDefault="003028AE" w:rsidP="003028AE">
      <w:pPr>
        <w:pStyle w:val="Caption"/>
        <w:jc w:val="center"/>
      </w:pPr>
      <w:bookmarkStart w:id="74" w:name="_Toc32870348"/>
      <w:r w:rsidRPr="00212B3D">
        <w:t xml:space="preserve">Table </w:t>
      </w:r>
      <w:fldSimple w:instr=" SEQ Table \* ARABIC ">
        <w:r w:rsidRPr="00212B3D">
          <w:rPr>
            <w:noProof/>
          </w:rPr>
          <w:t>3</w:t>
        </w:r>
      </w:fldSimple>
      <w:r w:rsidR="0037133B" w:rsidRPr="00212B3D">
        <w:t>.5</w:t>
      </w:r>
      <w:r w:rsidRPr="00212B3D">
        <w:rPr>
          <w:lang w:val="en-US"/>
        </w:rPr>
        <w:t xml:space="preserve">: </w:t>
      </w:r>
      <w:r w:rsidR="00212B3D" w:rsidRPr="00212B3D">
        <w:rPr>
          <w:lang w:val="en-US"/>
        </w:rPr>
        <w:t>Selects</w:t>
      </w:r>
      <w:r w:rsidRPr="00212B3D">
        <w:rPr>
          <w:lang w:val="en-US"/>
        </w:rPr>
        <w:t xml:space="preserve"> news interests</w:t>
      </w:r>
      <w:bookmarkEnd w:id="74"/>
    </w:p>
    <w:tbl>
      <w:tblPr>
        <w:tblStyle w:val="TableGrid"/>
        <w:tblW w:w="0" w:type="auto"/>
        <w:tblLook w:val="04A0" w:firstRow="1" w:lastRow="0" w:firstColumn="1" w:lastColumn="0" w:noHBand="0" w:noVBand="1"/>
      </w:tblPr>
      <w:tblGrid>
        <w:gridCol w:w="4328"/>
        <w:gridCol w:w="4328"/>
      </w:tblGrid>
      <w:tr w:rsidR="0011474D" w14:paraId="33E0B2B2" w14:textId="77777777" w:rsidTr="000436EC">
        <w:tc>
          <w:tcPr>
            <w:tcW w:w="4328" w:type="dxa"/>
          </w:tcPr>
          <w:p w14:paraId="0CA7CDA1" w14:textId="77777777" w:rsidR="0011474D" w:rsidRDefault="0011474D" w:rsidP="000436EC">
            <w:r>
              <w:t>Use case ID</w:t>
            </w:r>
          </w:p>
        </w:tc>
        <w:tc>
          <w:tcPr>
            <w:tcW w:w="4328" w:type="dxa"/>
          </w:tcPr>
          <w:p w14:paraId="1C884C38" w14:textId="7FAEB640" w:rsidR="0011474D" w:rsidRDefault="00112E0F" w:rsidP="000436EC">
            <w:r>
              <w:t>UC-5</w:t>
            </w:r>
          </w:p>
        </w:tc>
      </w:tr>
      <w:tr w:rsidR="0011474D" w14:paraId="42AA1BA9" w14:textId="77777777" w:rsidTr="000436EC">
        <w:tc>
          <w:tcPr>
            <w:tcW w:w="4328" w:type="dxa"/>
          </w:tcPr>
          <w:p w14:paraId="4E3432E6" w14:textId="77777777" w:rsidR="0011474D" w:rsidRDefault="0011474D" w:rsidP="000436EC">
            <w:r>
              <w:t>Use case name</w:t>
            </w:r>
          </w:p>
        </w:tc>
        <w:tc>
          <w:tcPr>
            <w:tcW w:w="4328" w:type="dxa"/>
          </w:tcPr>
          <w:p w14:paraId="43919266" w14:textId="00BC9A04" w:rsidR="0011474D" w:rsidRDefault="00AD718E" w:rsidP="000436EC">
            <w:r>
              <w:t xml:space="preserve">Select news </w:t>
            </w:r>
            <w:r w:rsidR="00112E0F">
              <w:t>interests</w:t>
            </w:r>
          </w:p>
        </w:tc>
      </w:tr>
      <w:tr w:rsidR="0011474D" w14:paraId="5CC1F56F" w14:textId="77777777" w:rsidTr="000436EC">
        <w:tc>
          <w:tcPr>
            <w:tcW w:w="4328" w:type="dxa"/>
          </w:tcPr>
          <w:p w14:paraId="12F3FC9C" w14:textId="77777777" w:rsidR="0011474D" w:rsidRDefault="0011474D" w:rsidP="000436EC">
            <w:r>
              <w:t>References requirement</w:t>
            </w:r>
          </w:p>
        </w:tc>
        <w:tc>
          <w:tcPr>
            <w:tcW w:w="4328" w:type="dxa"/>
          </w:tcPr>
          <w:p w14:paraId="352EBAD3" w14:textId="450AE450" w:rsidR="0011474D" w:rsidRDefault="00112E0F" w:rsidP="000436EC">
            <w:r>
              <w:t>Requirement no. 5</w:t>
            </w:r>
          </w:p>
        </w:tc>
      </w:tr>
      <w:tr w:rsidR="0011474D" w14:paraId="2D3FD716" w14:textId="77777777" w:rsidTr="000436EC">
        <w:tc>
          <w:tcPr>
            <w:tcW w:w="4328" w:type="dxa"/>
          </w:tcPr>
          <w:p w14:paraId="17F199CA" w14:textId="77777777" w:rsidR="0011474D" w:rsidRDefault="0011474D" w:rsidP="000436EC">
            <w:r>
              <w:t>Actors</w:t>
            </w:r>
          </w:p>
        </w:tc>
        <w:tc>
          <w:tcPr>
            <w:tcW w:w="4328" w:type="dxa"/>
          </w:tcPr>
          <w:p w14:paraId="2AA59487" w14:textId="019D4F93" w:rsidR="0011474D" w:rsidRDefault="00AD718E" w:rsidP="000436EC">
            <w:r>
              <w:t>Registered user</w:t>
            </w:r>
          </w:p>
        </w:tc>
      </w:tr>
      <w:tr w:rsidR="0011474D" w14:paraId="24FB8326" w14:textId="77777777" w:rsidTr="000436EC">
        <w:tc>
          <w:tcPr>
            <w:tcW w:w="4328" w:type="dxa"/>
          </w:tcPr>
          <w:p w14:paraId="052B2AE2" w14:textId="77777777" w:rsidR="0011474D" w:rsidRDefault="0011474D" w:rsidP="000436EC">
            <w:r>
              <w:lastRenderedPageBreak/>
              <w:t>Purpose</w:t>
            </w:r>
          </w:p>
        </w:tc>
        <w:tc>
          <w:tcPr>
            <w:tcW w:w="4328" w:type="dxa"/>
          </w:tcPr>
          <w:p w14:paraId="6418C2F1" w14:textId="35FDF1DF" w:rsidR="0011474D" w:rsidRDefault="00112E0F" w:rsidP="000436EC">
            <w:r>
              <w:t xml:space="preserve">To </w:t>
            </w:r>
            <w:r w:rsidR="001919E1">
              <w:t>choose and save news interest of registered user</w:t>
            </w:r>
          </w:p>
        </w:tc>
      </w:tr>
      <w:tr w:rsidR="0011474D" w14:paraId="32BED29C" w14:textId="77777777" w:rsidTr="000436EC">
        <w:tc>
          <w:tcPr>
            <w:tcW w:w="4328" w:type="dxa"/>
          </w:tcPr>
          <w:p w14:paraId="5FE31C59" w14:textId="77777777" w:rsidR="0011474D" w:rsidRDefault="0011474D" w:rsidP="000436EC">
            <w:r>
              <w:t>Overview</w:t>
            </w:r>
          </w:p>
        </w:tc>
        <w:tc>
          <w:tcPr>
            <w:tcW w:w="4328" w:type="dxa"/>
          </w:tcPr>
          <w:p w14:paraId="26C3707A" w14:textId="74D6156D" w:rsidR="0011474D" w:rsidRDefault="000436EC" w:rsidP="000436EC">
            <w:r>
              <w:t xml:space="preserve">The user sees the news interests and </w:t>
            </w:r>
            <w:r w:rsidR="001919E1">
              <w:t xml:space="preserve">choose the predefined interests and clicks save </w:t>
            </w:r>
          </w:p>
        </w:tc>
      </w:tr>
      <w:tr w:rsidR="0011474D" w14:paraId="1FAC3F9F" w14:textId="77777777" w:rsidTr="000436EC">
        <w:tc>
          <w:tcPr>
            <w:tcW w:w="4328" w:type="dxa"/>
          </w:tcPr>
          <w:p w14:paraId="5DA27FCA" w14:textId="77777777" w:rsidR="0011474D" w:rsidRDefault="0011474D" w:rsidP="000436EC">
            <w:r>
              <w:t>Type</w:t>
            </w:r>
          </w:p>
        </w:tc>
        <w:tc>
          <w:tcPr>
            <w:tcW w:w="4328" w:type="dxa"/>
          </w:tcPr>
          <w:p w14:paraId="3E0D4F69" w14:textId="6858D817" w:rsidR="0011474D" w:rsidRDefault="00112E0F" w:rsidP="000436EC">
            <w:r>
              <w:t>Primary and essential</w:t>
            </w:r>
          </w:p>
        </w:tc>
      </w:tr>
      <w:tr w:rsidR="0011474D" w14:paraId="69005F2D" w14:textId="77777777" w:rsidTr="000436EC">
        <w:tc>
          <w:tcPr>
            <w:tcW w:w="4328" w:type="dxa"/>
          </w:tcPr>
          <w:p w14:paraId="2E116D63" w14:textId="77777777" w:rsidR="0011474D" w:rsidRDefault="0011474D" w:rsidP="000436EC">
            <w:r>
              <w:t>Pre-Condition</w:t>
            </w:r>
          </w:p>
        </w:tc>
        <w:tc>
          <w:tcPr>
            <w:tcW w:w="4328" w:type="dxa"/>
          </w:tcPr>
          <w:p w14:paraId="6D9E3266" w14:textId="16EB396C" w:rsidR="0011474D" w:rsidRDefault="00112E0F" w:rsidP="000436EC">
            <w:r>
              <w:t>User must be signed in</w:t>
            </w:r>
          </w:p>
        </w:tc>
      </w:tr>
      <w:tr w:rsidR="0011474D" w14:paraId="4F037F70" w14:textId="77777777" w:rsidTr="000436EC">
        <w:tc>
          <w:tcPr>
            <w:tcW w:w="4328" w:type="dxa"/>
          </w:tcPr>
          <w:p w14:paraId="4E501F62" w14:textId="77777777" w:rsidR="0011474D" w:rsidRDefault="0011474D" w:rsidP="000436EC">
            <w:r>
              <w:t>Post-Condition</w:t>
            </w:r>
          </w:p>
        </w:tc>
        <w:tc>
          <w:tcPr>
            <w:tcW w:w="4328" w:type="dxa"/>
          </w:tcPr>
          <w:p w14:paraId="72D0CADD" w14:textId="7CD58D47" w:rsidR="0011474D" w:rsidRDefault="00351539" w:rsidP="000436EC">
            <w:r>
              <w:t xml:space="preserve">News interest successfully </w:t>
            </w:r>
            <w:r w:rsidR="00815526">
              <w:t>selected</w:t>
            </w:r>
          </w:p>
        </w:tc>
      </w:tr>
      <w:tr w:rsidR="0011474D" w14:paraId="3BDCCD6C" w14:textId="77777777" w:rsidTr="000436EC">
        <w:tc>
          <w:tcPr>
            <w:tcW w:w="8656" w:type="dxa"/>
            <w:gridSpan w:val="2"/>
          </w:tcPr>
          <w:p w14:paraId="543CCEF7" w14:textId="77777777" w:rsidR="0011474D" w:rsidRDefault="0011474D" w:rsidP="000436EC">
            <w:r>
              <w:t>Normal flow</w:t>
            </w:r>
          </w:p>
        </w:tc>
      </w:tr>
      <w:tr w:rsidR="0011474D" w14:paraId="38F4E368" w14:textId="77777777" w:rsidTr="000436EC">
        <w:tc>
          <w:tcPr>
            <w:tcW w:w="4328" w:type="dxa"/>
          </w:tcPr>
          <w:p w14:paraId="20C16D19" w14:textId="7178DC6F" w:rsidR="0011474D" w:rsidRDefault="0011474D" w:rsidP="000436EC">
            <w:r>
              <w:t>Actors Actions</w:t>
            </w:r>
          </w:p>
        </w:tc>
        <w:tc>
          <w:tcPr>
            <w:tcW w:w="4328" w:type="dxa"/>
          </w:tcPr>
          <w:p w14:paraId="378308C9" w14:textId="77777777" w:rsidR="0011474D" w:rsidRDefault="0011474D" w:rsidP="000436EC">
            <w:r>
              <w:t>System Response</w:t>
            </w:r>
          </w:p>
        </w:tc>
      </w:tr>
      <w:tr w:rsidR="0011474D" w14:paraId="581826CA" w14:textId="77777777" w:rsidTr="000436EC">
        <w:tc>
          <w:tcPr>
            <w:tcW w:w="4328" w:type="dxa"/>
          </w:tcPr>
          <w:p w14:paraId="25C4E533" w14:textId="60A3033F" w:rsidR="006A4457" w:rsidRDefault="006A4457" w:rsidP="00DC4A6F">
            <w:pPr>
              <w:pStyle w:val="ListParagraph"/>
              <w:numPr>
                <w:ilvl w:val="0"/>
                <w:numId w:val="25"/>
              </w:numPr>
            </w:pPr>
            <w:r>
              <w:t>The user sees the news interests</w:t>
            </w:r>
            <w:r w:rsidR="00D54BA5">
              <w:t xml:space="preserve"> to</w:t>
            </w:r>
            <w:r w:rsidR="003636E1">
              <w:t xml:space="preserve"> chooses interests</w:t>
            </w:r>
            <w:r w:rsidR="00C92506">
              <w:t xml:space="preserve"> and then the</w:t>
            </w:r>
            <w:r w:rsidR="00E56C31">
              <w:t xml:space="preserve"> </w:t>
            </w:r>
            <w:r w:rsidR="00D54BA5">
              <w:t xml:space="preserve">user </w:t>
            </w:r>
            <w:r>
              <w:t xml:space="preserve">clicks </w:t>
            </w:r>
            <w:r w:rsidR="00D54BA5">
              <w:t xml:space="preserve">save to save news </w:t>
            </w:r>
            <w:r>
              <w:t>interests</w:t>
            </w:r>
            <w:r w:rsidR="003864D7">
              <w:t>.</w:t>
            </w:r>
          </w:p>
        </w:tc>
        <w:tc>
          <w:tcPr>
            <w:tcW w:w="4328" w:type="dxa"/>
          </w:tcPr>
          <w:p w14:paraId="0D9995E5" w14:textId="1C47076C" w:rsidR="006A4457" w:rsidRDefault="006A4457" w:rsidP="00DC4A6F">
            <w:pPr>
              <w:pStyle w:val="ListParagraph"/>
              <w:numPr>
                <w:ilvl w:val="0"/>
                <w:numId w:val="25"/>
              </w:numPr>
            </w:pPr>
            <w:r>
              <w:t>The system shows news interests</w:t>
            </w:r>
            <w:r w:rsidR="00C92506">
              <w:t xml:space="preserve"> </w:t>
            </w:r>
            <w:r w:rsidR="00D54BA5">
              <w:t>saves news interests selected by user</w:t>
            </w:r>
            <w:r w:rsidR="003864D7">
              <w:t>.</w:t>
            </w:r>
          </w:p>
        </w:tc>
      </w:tr>
      <w:tr w:rsidR="0011474D" w14:paraId="3C4E937F" w14:textId="77777777" w:rsidTr="000436EC">
        <w:tc>
          <w:tcPr>
            <w:tcW w:w="8656" w:type="dxa"/>
            <w:gridSpan w:val="2"/>
          </w:tcPr>
          <w:p w14:paraId="319500DB" w14:textId="77777777" w:rsidR="0011474D" w:rsidRDefault="0011474D" w:rsidP="000436EC">
            <w:r>
              <w:t>Alternative flow</w:t>
            </w:r>
          </w:p>
        </w:tc>
      </w:tr>
      <w:tr w:rsidR="0011474D" w14:paraId="6A9853E8" w14:textId="77777777" w:rsidTr="000436EC">
        <w:tc>
          <w:tcPr>
            <w:tcW w:w="4328" w:type="dxa"/>
          </w:tcPr>
          <w:p w14:paraId="2D7D42FC" w14:textId="79955FA9" w:rsidR="006A4457" w:rsidRDefault="00643967" w:rsidP="00637E9E">
            <w:r>
              <w:t xml:space="preserve">1.a   </w:t>
            </w:r>
            <w:r w:rsidR="006A4457">
              <w:t xml:space="preserve">The user does not </w:t>
            </w:r>
            <w:r w:rsidR="00637E9E">
              <w:t>select</w:t>
            </w:r>
            <w:r w:rsidR="006A4457">
              <w:t xml:space="preserve"> any news interests and clicks update interests</w:t>
            </w:r>
            <w:r w:rsidR="00B9218B">
              <w:t>.</w:t>
            </w:r>
          </w:p>
        </w:tc>
        <w:tc>
          <w:tcPr>
            <w:tcW w:w="4328" w:type="dxa"/>
          </w:tcPr>
          <w:p w14:paraId="397F7AD7" w14:textId="47E23B10" w:rsidR="006A4457" w:rsidRDefault="00643967" w:rsidP="00643967">
            <w:r>
              <w:t xml:space="preserve">2a.  </w:t>
            </w:r>
            <w:r w:rsidR="00637E9E">
              <w:t xml:space="preserve">The system does not save news interests </w:t>
            </w:r>
          </w:p>
        </w:tc>
      </w:tr>
    </w:tbl>
    <w:p w14:paraId="3B781093" w14:textId="0802A212" w:rsidR="00873FEE" w:rsidRDefault="00873FEE" w:rsidP="00873FEE">
      <w:pPr>
        <w:rPr>
          <w:lang w:val="en-US"/>
        </w:rPr>
      </w:pPr>
    </w:p>
    <w:p w14:paraId="25F62B48" w14:textId="77777777" w:rsidR="0011474D" w:rsidRDefault="0011474D" w:rsidP="00AD7EB5"/>
    <w:p w14:paraId="27D7015B" w14:textId="2D4FDDEC" w:rsidR="00AD7EB5" w:rsidRDefault="00AD7EB5" w:rsidP="00DC4A6F">
      <w:pPr>
        <w:pStyle w:val="Heading3"/>
        <w:numPr>
          <w:ilvl w:val="2"/>
          <w:numId w:val="12"/>
        </w:numPr>
      </w:pPr>
      <w:bookmarkStart w:id="75" w:name="_Toc42742502"/>
      <w:r>
        <w:t>Save news</w:t>
      </w:r>
      <w:bookmarkEnd w:id="75"/>
    </w:p>
    <w:p w14:paraId="6C0181C5" w14:textId="6F9C0175" w:rsidR="00B76597" w:rsidRPr="00B76597" w:rsidRDefault="000716A5" w:rsidP="00B76597">
      <w:r>
        <w:t xml:space="preserve">In this use case the system </w:t>
      </w:r>
      <w:r w:rsidR="003428F4">
        <w:t>gives option to save news in users local machine to registered users. The</w:t>
      </w:r>
      <w:r w:rsidR="0002070F">
        <w:t xml:space="preserve"> system</w:t>
      </w:r>
      <w:r w:rsidR="003428F4">
        <w:t xml:space="preserve"> shows response</w:t>
      </w:r>
      <w:r w:rsidR="0002070F">
        <w:t xml:space="preserve"> by creating a file containing news result and make it downloadable.</w:t>
      </w:r>
    </w:p>
    <w:p w14:paraId="447D6DFE" w14:textId="1A2F2389" w:rsidR="00AD7EB5" w:rsidRDefault="0075465B" w:rsidP="00AD7EB5">
      <w:r>
        <w:rPr>
          <w:noProof/>
        </w:rPr>
        <w:drawing>
          <wp:inline distT="0" distB="0" distL="0" distR="0" wp14:anchorId="1D730727" wp14:editId="11819555">
            <wp:extent cx="5502910" cy="2632075"/>
            <wp:effectExtent l="0" t="0" r="254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ve news.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2632075"/>
                    </a:xfrm>
                    <a:prstGeom prst="rect">
                      <a:avLst/>
                    </a:prstGeom>
                  </pic:spPr>
                </pic:pic>
              </a:graphicData>
            </a:graphic>
          </wp:inline>
        </w:drawing>
      </w:r>
    </w:p>
    <w:p w14:paraId="327D9E41" w14:textId="5E31F832" w:rsidR="006B3288" w:rsidRPr="0058358C" w:rsidRDefault="00C4479F" w:rsidP="00C4479F">
      <w:pPr>
        <w:pStyle w:val="Caption"/>
        <w:jc w:val="center"/>
      </w:pPr>
      <w:r>
        <w:t>Figure 3.7</w:t>
      </w:r>
      <w:r w:rsidRPr="0058358C">
        <w:t>: Use case for saving news results</w:t>
      </w:r>
    </w:p>
    <w:p w14:paraId="70A17772" w14:textId="77777777" w:rsidR="00873FEE" w:rsidRDefault="00873FEE" w:rsidP="00873FEE">
      <w:pPr>
        <w:rPr>
          <w:lang w:val="en-US"/>
        </w:rPr>
      </w:pPr>
    </w:p>
    <w:p w14:paraId="35FA6A6B" w14:textId="56412E9E" w:rsidR="00873FEE" w:rsidRPr="00212B3D" w:rsidRDefault="00873FEE" w:rsidP="00873FEE">
      <w:pPr>
        <w:pStyle w:val="Caption"/>
        <w:jc w:val="center"/>
      </w:pPr>
      <w:bookmarkStart w:id="76" w:name="_Toc32870350"/>
      <w:r w:rsidRPr="00212B3D">
        <w:t xml:space="preserve">Table </w:t>
      </w:r>
      <w:fldSimple w:instr=" SEQ Table \* ARABIC ">
        <w:r w:rsidRPr="00212B3D">
          <w:rPr>
            <w:noProof/>
          </w:rPr>
          <w:t>3</w:t>
        </w:r>
      </w:fldSimple>
      <w:r w:rsidR="0037133B" w:rsidRPr="00212B3D">
        <w:t>.</w:t>
      </w:r>
      <w:r w:rsidR="00212B3D">
        <w:t>6</w:t>
      </w:r>
      <w:r w:rsidRPr="00212B3D">
        <w:rPr>
          <w:lang w:val="en-US"/>
        </w:rPr>
        <w:t>: S</w:t>
      </w:r>
      <w:bookmarkEnd w:id="76"/>
      <w:r w:rsidR="0061700B" w:rsidRPr="00212B3D">
        <w:rPr>
          <w:lang w:val="en-US"/>
        </w:rPr>
        <w:t>ave news</w:t>
      </w:r>
    </w:p>
    <w:tbl>
      <w:tblPr>
        <w:tblStyle w:val="TableGrid"/>
        <w:tblW w:w="0" w:type="auto"/>
        <w:tblLook w:val="04A0" w:firstRow="1" w:lastRow="0" w:firstColumn="1" w:lastColumn="0" w:noHBand="0" w:noVBand="1"/>
      </w:tblPr>
      <w:tblGrid>
        <w:gridCol w:w="4328"/>
        <w:gridCol w:w="4328"/>
      </w:tblGrid>
      <w:tr w:rsidR="00625A97" w14:paraId="2A7871DC" w14:textId="77777777" w:rsidTr="000436EC">
        <w:tc>
          <w:tcPr>
            <w:tcW w:w="4328" w:type="dxa"/>
          </w:tcPr>
          <w:p w14:paraId="558B7860" w14:textId="648DDC72" w:rsidR="00625A97" w:rsidRDefault="00625A97" w:rsidP="00625A97">
            <w:r>
              <w:t>Use case ID</w:t>
            </w:r>
          </w:p>
        </w:tc>
        <w:tc>
          <w:tcPr>
            <w:tcW w:w="4328" w:type="dxa"/>
          </w:tcPr>
          <w:p w14:paraId="6295DE27" w14:textId="48F13DE7" w:rsidR="00625A97" w:rsidRDefault="00625A97" w:rsidP="00625A97">
            <w:r>
              <w:t>UC-</w:t>
            </w:r>
            <w:r w:rsidR="00EB790D">
              <w:t>6</w:t>
            </w:r>
          </w:p>
        </w:tc>
      </w:tr>
      <w:tr w:rsidR="00625A97" w14:paraId="42C69998" w14:textId="77777777" w:rsidTr="000436EC">
        <w:tc>
          <w:tcPr>
            <w:tcW w:w="4328" w:type="dxa"/>
          </w:tcPr>
          <w:p w14:paraId="69B4C9C7" w14:textId="51E619BF" w:rsidR="00625A97" w:rsidRDefault="00625A97" w:rsidP="00625A97">
            <w:r>
              <w:t>Use case name</w:t>
            </w:r>
          </w:p>
        </w:tc>
        <w:tc>
          <w:tcPr>
            <w:tcW w:w="4328" w:type="dxa"/>
          </w:tcPr>
          <w:p w14:paraId="57ADD4B9" w14:textId="75329411" w:rsidR="00625A97" w:rsidRDefault="00625A97" w:rsidP="00625A97">
            <w:r>
              <w:t>Save news</w:t>
            </w:r>
          </w:p>
        </w:tc>
      </w:tr>
      <w:tr w:rsidR="00625A97" w14:paraId="491635BA" w14:textId="77777777" w:rsidTr="000436EC">
        <w:tc>
          <w:tcPr>
            <w:tcW w:w="4328" w:type="dxa"/>
          </w:tcPr>
          <w:p w14:paraId="57FF34A2" w14:textId="73D66E80" w:rsidR="00625A97" w:rsidRDefault="00625A97" w:rsidP="00625A97">
            <w:r>
              <w:t>References requirement</w:t>
            </w:r>
          </w:p>
        </w:tc>
        <w:tc>
          <w:tcPr>
            <w:tcW w:w="4328" w:type="dxa"/>
          </w:tcPr>
          <w:p w14:paraId="74931193" w14:textId="68E30B63" w:rsidR="00625A97" w:rsidRDefault="00625A97" w:rsidP="00625A97">
            <w:r>
              <w:t xml:space="preserve">Requirement no. </w:t>
            </w:r>
            <w:r w:rsidR="00EB790D">
              <w:t>6</w:t>
            </w:r>
          </w:p>
        </w:tc>
      </w:tr>
      <w:tr w:rsidR="00625A97" w14:paraId="4A7BE19A" w14:textId="77777777" w:rsidTr="000436EC">
        <w:tc>
          <w:tcPr>
            <w:tcW w:w="4328" w:type="dxa"/>
          </w:tcPr>
          <w:p w14:paraId="74180E30" w14:textId="08B62B63" w:rsidR="00625A97" w:rsidRDefault="00625A97" w:rsidP="00625A97">
            <w:r>
              <w:t>Actors</w:t>
            </w:r>
          </w:p>
        </w:tc>
        <w:tc>
          <w:tcPr>
            <w:tcW w:w="4328" w:type="dxa"/>
          </w:tcPr>
          <w:p w14:paraId="59E53DAC" w14:textId="53EE7AE3" w:rsidR="00625A97" w:rsidRDefault="0002070F" w:rsidP="00625A97">
            <w:r>
              <w:t>Registered user</w:t>
            </w:r>
          </w:p>
        </w:tc>
      </w:tr>
      <w:tr w:rsidR="00625A97" w14:paraId="7FDF83EA" w14:textId="77777777" w:rsidTr="000436EC">
        <w:tc>
          <w:tcPr>
            <w:tcW w:w="4328" w:type="dxa"/>
          </w:tcPr>
          <w:p w14:paraId="0D8A9CED" w14:textId="5FF1D423" w:rsidR="00625A97" w:rsidRDefault="00625A97" w:rsidP="00625A97">
            <w:r>
              <w:t>Purpose</w:t>
            </w:r>
          </w:p>
        </w:tc>
        <w:tc>
          <w:tcPr>
            <w:tcW w:w="4328" w:type="dxa"/>
          </w:tcPr>
          <w:p w14:paraId="19B2EA9F" w14:textId="085AC475" w:rsidR="00625A97" w:rsidRDefault="00625A97" w:rsidP="00625A97">
            <w:r>
              <w:t>To save news</w:t>
            </w:r>
          </w:p>
        </w:tc>
      </w:tr>
      <w:tr w:rsidR="00625A97" w14:paraId="07E23345" w14:textId="77777777" w:rsidTr="000436EC">
        <w:tc>
          <w:tcPr>
            <w:tcW w:w="4328" w:type="dxa"/>
          </w:tcPr>
          <w:p w14:paraId="3CD4A404" w14:textId="5D430ADE" w:rsidR="00625A97" w:rsidRDefault="00625A97" w:rsidP="00625A97">
            <w:r>
              <w:t>Overview</w:t>
            </w:r>
          </w:p>
        </w:tc>
        <w:tc>
          <w:tcPr>
            <w:tcW w:w="4328" w:type="dxa"/>
          </w:tcPr>
          <w:p w14:paraId="44A4F89B" w14:textId="0847BF29" w:rsidR="00625A97" w:rsidRDefault="000436EC" w:rsidP="00625A97">
            <w:r>
              <w:t>The user sees the news inf</w:t>
            </w:r>
            <w:r w:rsidR="00B0553A">
              <w:t>ormation results and later clicks on save news</w:t>
            </w:r>
            <w:r w:rsidR="0002070F">
              <w:t xml:space="preserve"> </w:t>
            </w:r>
            <w:r w:rsidR="00B0553A">
              <w:t xml:space="preserve">to </w:t>
            </w:r>
            <w:r w:rsidR="0002070F">
              <w:t>download</w:t>
            </w:r>
            <w:r w:rsidR="00B0553A">
              <w:t xml:space="preserve"> locally</w:t>
            </w:r>
          </w:p>
        </w:tc>
      </w:tr>
      <w:tr w:rsidR="00625A97" w14:paraId="14B98B9C" w14:textId="77777777" w:rsidTr="000436EC">
        <w:tc>
          <w:tcPr>
            <w:tcW w:w="4328" w:type="dxa"/>
          </w:tcPr>
          <w:p w14:paraId="0BD59332" w14:textId="0167AC71" w:rsidR="00625A97" w:rsidRDefault="00625A97" w:rsidP="00625A97">
            <w:r>
              <w:t>Type</w:t>
            </w:r>
          </w:p>
        </w:tc>
        <w:tc>
          <w:tcPr>
            <w:tcW w:w="4328" w:type="dxa"/>
          </w:tcPr>
          <w:p w14:paraId="1B7C9053" w14:textId="014F098D" w:rsidR="00625A97" w:rsidRDefault="00625A97" w:rsidP="00625A97">
            <w:r>
              <w:t>Primary and essential</w:t>
            </w:r>
          </w:p>
        </w:tc>
      </w:tr>
      <w:tr w:rsidR="00625A97" w14:paraId="193986A2" w14:textId="77777777" w:rsidTr="000436EC">
        <w:tc>
          <w:tcPr>
            <w:tcW w:w="4328" w:type="dxa"/>
          </w:tcPr>
          <w:p w14:paraId="2D2D8FC7" w14:textId="133269FD" w:rsidR="00625A97" w:rsidRDefault="00625A97" w:rsidP="00625A97">
            <w:r>
              <w:t>Pre-Condition</w:t>
            </w:r>
          </w:p>
        </w:tc>
        <w:tc>
          <w:tcPr>
            <w:tcW w:w="4328" w:type="dxa"/>
          </w:tcPr>
          <w:p w14:paraId="47F1904C" w14:textId="1018B8A6" w:rsidR="00625A97" w:rsidRDefault="00625A97" w:rsidP="00625A97">
            <w:r>
              <w:t>User must be signed in</w:t>
            </w:r>
          </w:p>
        </w:tc>
      </w:tr>
      <w:tr w:rsidR="00625A97" w14:paraId="18775466" w14:textId="77777777" w:rsidTr="000436EC">
        <w:tc>
          <w:tcPr>
            <w:tcW w:w="4328" w:type="dxa"/>
          </w:tcPr>
          <w:p w14:paraId="4EEEB238" w14:textId="37E37DD2" w:rsidR="00625A97" w:rsidRDefault="00625A97" w:rsidP="00625A97">
            <w:r>
              <w:t>Post-Condition</w:t>
            </w:r>
          </w:p>
        </w:tc>
        <w:tc>
          <w:tcPr>
            <w:tcW w:w="4328" w:type="dxa"/>
          </w:tcPr>
          <w:p w14:paraId="3637DF1E" w14:textId="4B4D84B4" w:rsidR="00625A97" w:rsidRDefault="00625A97" w:rsidP="00625A97">
            <w:r>
              <w:t>News successfully saved</w:t>
            </w:r>
          </w:p>
        </w:tc>
      </w:tr>
      <w:tr w:rsidR="00625A97" w14:paraId="165493FC" w14:textId="77777777" w:rsidTr="000436EC">
        <w:tc>
          <w:tcPr>
            <w:tcW w:w="8656" w:type="dxa"/>
            <w:gridSpan w:val="2"/>
          </w:tcPr>
          <w:p w14:paraId="34ED8002" w14:textId="7164A4D1" w:rsidR="00625A97" w:rsidRDefault="00625A97" w:rsidP="00625A97">
            <w:r>
              <w:t>Normal flow</w:t>
            </w:r>
          </w:p>
        </w:tc>
      </w:tr>
      <w:tr w:rsidR="00625A97" w14:paraId="4B8B1225" w14:textId="77777777" w:rsidTr="000436EC">
        <w:tc>
          <w:tcPr>
            <w:tcW w:w="4328" w:type="dxa"/>
          </w:tcPr>
          <w:p w14:paraId="45BDFA6C" w14:textId="3E7EDC99" w:rsidR="00625A97" w:rsidRDefault="00625A97" w:rsidP="00625A97">
            <w:r>
              <w:t>Actors Actions</w:t>
            </w:r>
          </w:p>
        </w:tc>
        <w:tc>
          <w:tcPr>
            <w:tcW w:w="4328" w:type="dxa"/>
          </w:tcPr>
          <w:p w14:paraId="243CCCD7" w14:textId="25C99B1B" w:rsidR="00625A97" w:rsidRDefault="00625A97" w:rsidP="00625A97">
            <w:r>
              <w:t>System Response</w:t>
            </w:r>
          </w:p>
        </w:tc>
      </w:tr>
      <w:tr w:rsidR="00625A97" w14:paraId="7AA7F619" w14:textId="77777777" w:rsidTr="000436EC">
        <w:tc>
          <w:tcPr>
            <w:tcW w:w="4328" w:type="dxa"/>
          </w:tcPr>
          <w:p w14:paraId="3143FE91" w14:textId="5C691322" w:rsidR="00625A97" w:rsidRDefault="0047713E" w:rsidP="00DC4A6F">
            <w:pPr>
              <w:pStyle w:val="ListParagraph"/>
              <w:numPr>
                <w:ilvl w:val="0"/>
                <w:numId w:val="11"/>
              </w:numPr>
            </w:pPr>
            <w:r>
              <w:t>The user sees the news results and clicks save new</w:t>
            </w:r>
            <w:r w:rsidR="00773075">
              <w:t>s</w:t>
            </w:r>
            <w:r w:rsidR="00421DB6">
              <w:t>.</w:t>
            </w:r>
          </w:p>
        </w:tc>
        <w:tc>
          <w:tcPr>
            <w:tcW w:w="4328" w:type="dxa"/>
          </w:tcPr>
          <w:p w14:paraId="1889D473" w14:textId="7354ED33" w:rsidR="00625A97" w:rsidRDefault="0047713E" w:rsidP="00DC4A6F">
            <w:pPr>
              <w:pStyle w:val="ListParagraph"/>
              <w:numPr>
                <w:ilvl w:val="0"/>
                <w:numId w:val="11"/>
              </w:numPr>
            </w:pPr>
            <w:r>
              <w:t>The system saves the news results in users device</w:t>
            </w:r>
            <w:r w:rsidR="00421DB6">
              <w:t>.</w:t>
            </w:r>
          </w:p>
        </w:tc>
      </w:tr>
      <w:tr w:rsidR="00625A97" w14:paraId="433C3FC1" w14:textId="77777777" w:rsidTr="000436EC">
        <w:tc>
          <w:tcPr>
            <w:tcW w:w="8656" w:type="dxa"/>
            <w:gridSpan w:val="2"/>
          </w:tcPr>
          <w:p w14:paraId="18991160" w14:textId="164920C9" w:rsidR="00625A97" w:rsidRDefault="00625A97" w:rsidP="00625A97">
            <w:r>
              <w:t>Alternative flow</w:t>
            </w:r>
          </w:p>
        </w:tc>
      </w:tr>
      <w:tr w:rsidR="00625A97" w14:paraId="57D7D2B3" w14:textId="77777777" w:rsidTr="000436EC">
        <w:tc>
          <w:tcPr>
            <w:tcW w:w="4328" w:type="dxa"/>
          </w:tcPr>
          <w:p w14:paraId="7966AB92" w14:textId="4EB25FDD" w:rsidR="00625A97" w:rsidRDefault="001E5945" w:rsidP="00625A97">
            <w:r>
              <w:t>1a</w:t>
            </w:r>
            <w:r w:rsidR="009C02FF">
              <w:t xml:space="preserve">.   </w:t>
            </w:r>
            <w:r w:rsidR="0047713E">
              <w:t>The user sees the news results and does not clicks save news results and leaves the page</w:t>
            </w:r>
            <w:r w:rsidR="00421DB6">
              <w:t>.</w:t>
            </w:r>
          </w:p>
        </w:tc>
        <w:tc>
          <w:tcPr>
            <w:tcW w:w="4328" w:type="dxa"/>
          </w:tcPr>
          <w:p w14:paraId="72D105C9" w14:textId="465E297C" w:rsidR="00625A97" w:rsidRDefault="009C02FF" w:rsidP="00625A97">
            <w:r>
              <w:t>2</w:t>
            </w:r>
            <w:r w:rsidR="001E5945">
              <w:t>a</w:t>
            </w:r>
            <w:r>
              <w:t xml:space="preserve">.   </w:t>
            </w:r>
            <w:r w:rsidR="0047713E">
              <w:t>The system shows a message to ask if the user wants to save the search news results</w:t>
            </w:r>
            <w:r w:rsidR="00421DB6">
              <w:t>.</w:t>
            </w:r>
          </w:p>
        </w:tc>
      </w:tr>
    </w:tbl>
    <w:p w14:paraId="52F3297D" w14:textId="334A8D16" w:rsidR="0011474D" w:rsidRDefault="0011474D" w:rsidP="00AD7EB5"/>
    <w:p w14:paraId="6E344ED1" w14:textId="090A0F27" w:rsidR="0075465B" w:rsidRDefault="0075465B" w:rsidP="00DC4A6F">
      <w:pPr>
        <w:pStyle w:val="Heading3"/>
        <w:numPr>
          <w:ilvl w:val="2"/>
          <w:numId w:val="12"/>
        </w:numPr>
      </w:pPr>
      <w:bookmarkStart w:id="77" w:name="_Toc42742503"/>
      <w:r>
        <w:t>Latest news</w:t>
      </w:r>
      <w:bookmarkEnd w:id="77"/>
    </w:p>
    <w:p w14:paraId="6AE8325D" w14:textId="1B70161C" w:rsidR="00EF6155" w:rsidRDefault="00EB790D" w:rsidP="00EF6155">
      <w:r>
        <w:t>This news case will show latest news to the users. The system will respond by showing the latest news and will provide appropriate feedback on successful result of latest news.</w:t>
      </w:r>
    </w:p>
    <w:p w14:paraId="360CF2DC" w14:textId="29CDAEBA" w:rsidR="00EF6155" w:rsidRDefault="00EF6155" w:rsidP="00EF6155"/>
    <w:p w14:paraId="52B4D003" w14:textId="7D9CF700" w:rsidR="00EF6155" w:rsidRDefault="00EF6155" w:rsidP="00EF6155"/>
    <w:p w14:paraId="09BCBB22" w14:textId="2863ABD8" w:rsidR="00EF6155" w:rsidRDefault="00EF6155" w:rsidP="00EF6155"/>
    <w:p w14:paraId="12C4428E" w14:textId="0E3A0733" w:rsidR="00EF6155" w:rsidRDefault="00EF6155" w:rsidP="00EF6155"/>
    <w:p w14:paraId="6332D930" w14:textId="30C2DFFA" w:rsidR="00EF6155" w:rsidRDefault="00EF6155" w:rsidP="00EF6155"/>
    <w:p w14:paraId="3F1755FC" w14:textId="7D4A680E" w:rsidR="00EF6155" w:rsidRDefault="00EF6155" w:rsidP="00EF6155"/>
    <w:p w14:paraId="1B829A44" w14:textId="0A86FF9D" w:rsidR="00EF6155" w:rsidRDefault="00EB790D" w:rsidP="00BC5A29">
      <w:r>
        <w:rPr>
          <w:noProof/>
        </w:rPr>
        <w:drawing>
          <wp:inline distT="0" distB="0" distL="0" distR="0" wp14:anchorId="47CBAF1C" wp14:editId="2ECD7789">
            <wp:extent cx="5502910" cy="2994025"/>
            <wp:effectExtent l="0" t="0" r="2540" b="0"/>
            <wp:docPr id="41" name="Picture 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test news.png"/>
                    <pic:cNvPicPr/>
                  </pic:nvPicPr>
                  <pic:blipFill>
                    <a:blip r:embed="rId17">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3A0D9C4D" w14:textId="50CFC681" w:rsidR="00EB790D" w:rsidRDefault="00C4479F" w:rsidP="00EF6155">
      <w:pPr>
        <w:pStyle w:val="Caption"/>
        <w:jc w:val="center"/>
      </w:pPr>
      <w:r>
        <w:t>Figure 3.8</w:t>
      </w:r>
      <w:r w:rsidRPr="0058358C">
        <w:t>: Use case for latest news</w:t>
      </w:r>
    </w:p>
    <w:p w14:paraId="4DFF1582" w14:textId="4DE9037A" w:rsidR="00BC5A29" w:rsidRDefault="00BC5A29" w:rsidP="00BC5A29"/>
    <w:p w14:paraId="7F3744B2" w14:textId="3C841007" w:rsidR="00BC5A29" w:rsidRPr="00BC5A29" w:rsidRDefault="00C20FB8" w:rsidP="00C20FB8">
      <w:pPr>
        <w:pStyle w:val="Caption"/>
        <w:jc w:val="center"/>
      </w:pPr>
      <w:r w:rsidRPr="00212B3D">
        <w:t xml:space="preserve">Table </w:t>
      </w:r>
      <w:fldSimple w:instr=" SEQ Table \* ARABIC ">
        <w:r w:rsidRPr="00212B3D">
          <w:t>3</w:t>
        </w:r>
      </w:fldSimple>
      <w:r w:rsidRPr="00212B3D">
        <w:t>.</w:t>
      </w:r>
      <w:r>
        <w:t>7</w:t>
      </w:r>
      <w:r w:rsidRPr="00EF6155">
        <w:t xml:space="preserve">: </w:t>
      </w:r>
      <w:r>
        <w:t>latest news</w:t>
      </w:r>
    </w:p>
    <w:tbl>
      <w:tblPr>
        <w:tblStyle w:val="TableGrid"/>
        <w:tblW w:w="0" w:type="auto"/>
        <w:tblLook w:val="04A0" w:firstRow="1" w:lastRow="0" w:firstColumn="1" w:lastColumn="0" w:noHBand="0" w:noVBand="1"/>
      </w:tblPr>
      <w:tblGrid>
        <w:gridCol w:w="4328"/>
        <w:gridCol w:w="4328"/>
      </w:tblGrid>
      <w:tr w:rsidR="00EB790D" w14:paraId="38B279BA" w14:textId="77777777" w:rsidTr="009472F5">
        <w:tc>
          <w:tcPr>
            <w:tcW w:w="4328" w:type="dxa"/>
          </w:tcPr>
          <w:p w14:paraId="4FD37E72" w14:textId="77777777" w:rsidR="00EB790D" w:rsidRDefault="00EB790D" w:rsidP="009472F5">
            <w:r>
              <w:t>Use case ID</w:t>
            </w:r>
          </w:p>
        </w:tc>
        <w:tc>
          <w:tcPr>
            <w:tcW w:w="4328" w:type="dxa"/>
          </w:tcPr>
          <w:p w14:paraId="7FA6AFC8" w14:textId="77777777" w:rsidR="00EB790D" w:rsidRDefault="00EB790D" w:rsidP="009472F5">
            <w:r>
              <w:t>UC-7</w:t>
            </w:r>
          </w:p>
        </w:tc>
      </w:tr>
      <w:tr w:rsidR="00EB790D" w14:paraId="55646FB8" w14:textId="77777777" w:rsidTr="009472F5">
        <w:tc>
          <w:tcPr>
            <w:tcW w:w="4328" w:type="dxa"/>
          </w:tcPr>
          <w:p w14:paraId="31F4A7F7" w14:textId="77777777" w:rsidR="00EB790D" w:rsidRDefault="00EB790D" w:rsidP="009472F5">
            <w:r>
              <w:t>Use case name</w:t>
            </w:r>
          </w:p>
        </w:tc>
        <w:tc>
          <w:tcPr>
            <w:tcW w:w="4328" w:type="dxa"/>
          </w:tcPr>
          <w:p w14:paraId="11DC8EF1" w14:textId="72D24633" w:rsidR="00EB790D" w:rsidRDefault="00EB790D" w:rsidP="009472F5">
            <w:r>
              <w:t>Latest news</w:t>
            </w:r>
          </w:p>
        </w:tc>
      </w:tr>
      <w:tr w:rsidR="00EB790D" w14:paraId="2EFA0E42" w14:textId="77777777" w:rsidTr="009472F5">
        <w:tc>
          <w:tcPr>
            <w:tcW w:w="4328" w:type="dxa"/>
          </w:tcPr>
          <w:p w14:paraId="091EBA37" w14:textId="77777777" w:rsidR="00EB790D" w:rsidRDefault="00EB790D" w:rsidP="009472F5">
            <w:r>
              <w:t>References requirement</w:t>
            </w:r>
          </w:p>
        </w:tc>
        <w:tc>
          <w:tcPr>
            <w:tcW w:w="4328" w:type="dxa"/>
          </w:tcPr>
          <w:p w14:paraId="7ADA97AF" w14:textId="77777777" w:rsidR="00EB790D" w:rsidRDefault="00EB790D" w:rsidP="009472F5">
            <w:r>
              <w:t>Requirement no. 7</w:t>
            </w:r>
          </w:p>
        </w:tc>
      </w:tr>
      <w:tr w:rsidR="00EB790D" w14:paraId="7660D9D8" w14:textId="77777777" w:rsidTr="009472F5">
        <w:tc>
          <w:tcPr>
            <w:tcW w:w="4328" w:type="dxa"/>
          </w:tcPr>
          <w:p w14:paraId="4A01D337" w14:textId="77777777" w:rsidR="00EB790D" w:rsidRDefault="00EB790D" w:rsidP="009472F5">
            <w:r>
              <w:t>Actors</w:t>
            </w:r>
          </w:p>
        </w:tc>
        <w:tc>
          <w:tcPr>
            <w:tcW w:w="4328" w:type="dxa"/>
          </w:tcPr>
          <w:p w14:paraId="4310CBA2" w14:textId="7A40182B" w:rsidR="00EB790D" w:rsidRDefault="00EB790D" w:rsidP="009472F5">
            <w:r>
              <w:t>Registered user, guest user</w:t>
            </w:r>
          </w:p>
        </w:tc>
      </w:tr>
      <w:tr w:rsidR="00EB790D" w14:paraId="7E767250" w14:textId="77777777" w:rsidTr="009472F5">
        <w:tc>
          <w:tcPr>
            <w:tcW w:w="4328" w:type="dxa"/>
          </w:tcPr>
          <w:p w14:paraId="7C92250F" w14:textId="77777777" w:rsidR="00EB790D" w:rsidRDefault="00EB790D" w:rsidP="009472F5">
            <w:r>
              <w:t>Purpose</w:t>
            </w:r>
          </w:p>
        </w:tc>
        <w:tc>
          <w:tcPr>
            <w:tcW w:w="4328" w:type="dxa"/>
          </w:tcPr>
          <w:p w14:paraId="0DA49861" w14:textId="436D8509" w:rsidR="00EB790D" w:rsidRDefault="00EB790D" w:rsidP="009472F5">
            <w:r>
              <w:t>To show latest news</w:t>
            </w:r>
          </w:p>
        </w:tc>
      </w:tr>
      <w:tr w:rsidR="00EB790D" w14:paraId="36FD346E" w14:textId="77777777" w:rsidTr="009472F5">
        <w:tc>
          <w:tcPr>
            <w:tcW w:w="4328" w:type="dxa"/>
          </w:tcPr>
          <w:p w14:paraId="210C664B" w14:textId="77777777" w:rsidR="00EB790D" w:rsidRDefault="00EB790D" w:rsidP="009472F5">
            <w:r>
              <w:t>Overview</w:t>
            </w:r>
          </w:p>
        </w:tc>
        <w:tc>
          <w:tcPr>
            <w:tcW w:w="4328" w:type="dxa"/>
          </w:tcPr>
          <w:p w14:paraId="73BD0F34" w14:textId="33EAB0B5" w:rsidR="00EB790D" w:rsidRDefault="00EB790D" w:rsidP="009472F5">
            <w:r>
              <w:t>The user clicks on latest news and then system will show latest news to the respective user.</w:t>
            </w:r>
          </w:p>
        </w:tc>
      </w:tr>
      <w:tr w:rsidR="00EB790D" w14:paraId="42829BB2" w14:textId="77777777" w:rsidTr="009472F5">
        <w:tc>
          <w:tcPr>
            <w:tcW w:w="4328" w:type="dxa"/>
          </w:tcPr>
          <w:p w14:paraId="2AD1213A" w14:textId="77777777" w:rsidR="00EB790D" w:rsidRDefault="00EB790D" w:rsidP="009472F5">
            <w:r>
              <w:t>Type</w:t>
            </w:r>
          </w:p>
        </w:tc>
        <w:tc>
          <w:tcPr>
            <w:tcW w:w="4328" w:type="dxa"/>
          </w:tcPr>
          <w:p w14:paraId="33F46990" w14:textId="77777777" w:rsidR="00EB790D" w:rsidRDefault="00EB790D" w:rsidP="009472F5">
            <w:r>
              <w:t>Primary and essential</w:t>
            </w:r>
          </w:p>
        </w:tc>
      </w:tr>
      <w:tr w:rsidR="00EB790D" w14:paraId="3AD14A7A" w14:textId="77777777" w:rsidTr="009472F5">
        <w:tc>
          <w:tcPr>
            <w:tcW w:w="4328" w:type="dxa"/>
          </w:tcPr>
          <w:p w14:paraId="279BC219" w14:textId="77777777" w:rsidR="00EB790D" w:rsidRDefault="00EB790D" w:rsidP="009472F5">
            <w:r>
              <w:t>Pre-Condition</w:t>
            </w:r>
          </w:p>
        </w:tc>
        <w:tc>
          <w:tcPr>
            <w:tcW w:w="4328" w:type="dxa"/>
          </w:tcPr>
          <w:p w14:paraId="1D720908" w14:textId="1159FC73" w:rsidR="00EB790D" w:rsidRDefault="00ED2700" w:rsidP="009472F5">
            <w:r>
              <w:t>Users must be active</w:t>
            </w:r>
            <w:r w:rsidR="00ED2429">
              <w:t xml:space="preserve">                                                 </w:t>
            </w:r>
          </w:p>
        </w:tc>
      </w:tr>
      <w:tr w:rsidR="00EB790D" w14:paraId="18A3A8AA" w14:textId="77777777" w:rsidTr="009472F5">
        <w:tc>
          <w:tcPr>
            <w:tcW w:w="4328" w:type="dxa"/>
          </w:tcPr>
          <w:p w14:paraId="0A230A9B" w14:textId="77777777" w:rsidR="00EB790D" w:rsidRDefault="00EB790D" w:rsidP="009472F5">
            <w:r>
              <w:t>Post-Condition</w:t>
            </w:r>
          </w:p>
        </w:tc>
        <w:tc>
          <w:tcPr>
            <w:tcW w:w="4328" w:type="dxa"/>
          </w:tcPr>
          <w:p w14:paraId="7D5A9F71" w14:textId="2AFA59F6" w:rsidR="00EB790D" w:rsidRDefault="00ED2700" w:rsidP="009472F5">
            <w:r>
              <w:t>Latest n</w:t>
            </w:r>
            <w:r w:rsidR="00EB790D">
              <w:t xml:space="preserve">ews successfully </w:t>
            </w:r>
            <w:r>
              <w:t>shown</w:t>
            </w:r>
          </w:p>
        </w:tc>
      </w:tr>
      <w:tr w:rsidR="00EB790D" w14:paraId="29426CC7" w14:textId="77777777" w:rsidTr="009472F5">
        <w:tc>
          <w:tcPr>
            <w:tcW w:w="8656" w:type="dxa"/>
            <w:gridSpan w:val="2"/>
          </w:tcPr>
          <w:p w14:paraId="598A49EA" w14:textId="77777777" w:rsidR="00EB790D" w:rsidRDefault="00EB790D" w:rsidP="009472F5">
            <w:r>
              <w:t>Normal flow</w:t>
            </w:r>
          </w:p>
        </w:tc>
      </w:tr>
      <w:tr w:rsidR="00EB790D" w14:paraId="607D1A86" w14:textId="77777777" w:rsidTr="009472F5">
        <w:tc>
          <w:tcPr>
            <w:tcW w:w="4328" w:type="dxa"/>
          </w:tcPr>
          <w:p w14:paraId="7453CECE" w14:textId="77777777" w:rsidR="00EB790D" w:rsidRDefault="00EB790D" w:rsidP="009472F5">
            <w:r>
              <w:t>Actors Actions</w:t>
            </w:r>
          </w:p>
        </w:tc>
        <w:tc>
          <w:tcPr>
            <w:tcW w:w="4328" w:type="dxa"/>
          </w:tcPr>
          <w:p w14:paraId="4E319DBC" w14:textId="77777777" w:rsidR="00EB790D" w:rsidRDefault="00EB790D" w:rsidP="009472F5">
            <w:r>
              <w:t>System Response</w:t>
            </w:r>
          </w:p>
        </w:tc>
      </w:tr>
      <w:tr w:rsidR="00EB790D" w14:paraId="7F9A7E1A" w14:textId="77777777" w:rsidTr="009472F5">
        <w:tc>
          <w:tcPr>
            <w:tcW w:w="4328" w:type="dxa"/>
          </w:tcPr>
          <w:p w14:paraId="3A6F6FBB" w14:textId="345730A9" w:rsidR="00EB790D" w:rsidRDefault="00EB790D" w:rsidP="00DC4A6F">
            <w:pPr>
              <w:pStyle w:val="ListParagraph"/>
              <w:numPr>
                <w:ilvl w:val="0"/>
                <w:numId w:val="20"/>
              </w:numPr>
            </w:pPr>
            <w:r>
              <w:t xml:space="preserve">The user </w:t>
            </w:r>
            <w:r w:rsidR="00ED2700">
              <w:t>clicks on latest news and see the latest news</w:t>
            </w:r>
          </w:p>
        </w:tc>
        <w:tc>
          <w:tcPr>
            <w:tcW w:w="4328" w:type="dxa"/>
          </w:tcPr>
          <w:p w14:paraId="601E25BC" w14:textId="0939C4EF" w:rsidR="00EB790D" w:rsidRDefault="00EB790D" w:rsidP="00DC4A6F">
            <w:pPr>
              <w:pStyle w:val="ListParagraph"/>
              <w:numPr>
                <w:ilvl w:val="0"/>
                <w:numId w:val="20"/>
              </w:numPr>
            </w:pPr>
            <w:r>
              <w:t xml:space="preserve">The </w:t>
            </w:r>
            <w:r w:rsidR="00ED2700">
              <w:t>system shows the latest news to the users</w:t>
            </w:r>
            <w:r>
              <w:t>.</w:t>
            </w:r>
          </w:p>
        </w:tc>
      </w:tr>
      <w:tr w:rsidR="00EB790D" w14:paraId="31C26643" w14:textId="77777777" w:rsidTr="009472F5">
        <w:tc>
          <w:tcPr>
            <w:tcW w:w="8656" w:type="dxa"/>
            <w:gridSpan w:val="2"/>
          </w:tcPr>
          <w:p w14:paraId="64E49F5C" w14:textId="77777777" w:rsidR="00EB790D" w:rsidRDefault="00EB790D" w:rsidP="009472F5">
            <w:r>
              <w:t>Alternative flow</w:t>
            </w:r>
          </w:p>
        </w:tc>
      </w:tr>
      <w:tr w:rsidR="00EB790D" w14:paraId="1C1692E9" w14:textId="77777777" w:rsidTr="009472F5">
        <w:tc>
          <w:tcPr>
            <w:tcW w:w="4328" w:type="dxa"/>
          </w:tcPr>
          <w:p w14:paraId="09D9EA04" w14:textId="75C3FFAF" w:rsidR="00EB790D" w:rsidRDefault="00EB790D" w:rsidP="009472F5">
            <w:r>
              <w:lastRenderedPageBreak/>
              <w:t xml:space="preserve">1a. </w:t>
            </w:r>
            <w:r w:rsidR="002D0DEA">
              <w:t xml:space="preserve"> </w:t>
            </w:r>
            <w:r w:rsidR="00ED2700">
              <w:t>The user clicks on latest news button but does not see latest news</w:t>
            </w:r>
          </w:p>
        </w:tc>
        <w:tc>
          <w:tcPr>
            <w:tcW w:w="4328" w:type="dxa"/>
          </w:tcPr>
          <w:p w14:paraId="07F34E7C" w14:textId="0ADDAEB3" w:rsidR="00EB790D" w:rsidRDefault="002D0DEA" w:rsidP="009472F5">
            <w:r>
              <w:t>2</w:t>
            </w:r>
            <w:r w:rsidR="00EB790D">
              <w:t xml:space="preserve">a. </w:t>
            </w:r>
            <w:r>
              <w:t xml:space="preserve"> </w:t>
            </w:r>
            <w:r w:rsidR="00ED2700">
              <w:t>The system shows the message about unavailability of latest news.</w:t>
            </w:r>
          </w:p>
        </w:tc>
      </w:tr>
    </w:tbl>
    <w:p w14:paraId="65D761F8" w14:textId="7237224D" w:rsidR="00EB790D" w:rsidRDefault="00EB790D" w:rsidP="00AD7EB5"/>
    <w:p w14:paraId="5467E057" w14:textId="6E814D23" w:rsidR="00ED2700" w:rsidRDefault="00ED2700" w:rsidP="00DC4A6F">
      <w:pPr>
        <w:pStyle w:val="Heading3"/>
        <w:numPr>
          <w:ilvl w:val="2"/>
          <w:numId w:val="12"/>
        </w:numPr>
      </w:pPr>
      <w:bookmarkStart w:id="78" w:name="_Toc42742504"/>
      <w:r>
        <w:t>Newsfeed</w:t>
      </w:r>
      <w:bookmarkEnd w:id="78"/>
    </w:p>
    <w:p w14:paraId="30165727" w14:textId="279CBE6B" w:rsidR="00ED2700" w:rsidRDefault="00ED2700" w:rsidP="00ED2700">
      <w:r>
        <w:t>This news case will show newsfeed to the users. The system will respond by showing the newsfeed and will provide appropriate feedback on successful result of newsfeed.</w:t>
      </w:r>
    </w:p>
    <w:p w14:paraId="641A3C12" w14:textId="34E23B55" w:rsidR="00ED2700" w:rsidRDefault="00ED2700" w:rsidP="00ED2700">
      <w:r>
        <w:rPr>
          <w:noProof/>
        </w:rPr>
        <w:drawing>
          <wp:inline distT="0" distB="0" distL="0" distR="0" wp14:anchorId="6E815ED2" wp14:editId="5EF6BE1B">
            <wp:extent cx="5502910" cy="2994025"/>
            <wp:effectExtent l="0" t="0" r="2540" b="0"/>
            <wp:docPr id="43" name="Picture 4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feed.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2994025"/>
                    </a:xfrm>
                    <a:prstGeom prst="rect">
                      <a:avLst/>
                    </a:prstGeom>
                  </pic:spPr>
                </pic:pic>
              </a:graphicData>
            </a:graphic>
          </wp:inline>
        </w:drawing>
      </w:r>
    </w:p>
    <w:p w14:paraId="660AF130" w14:textId="18A49948" w:rsidR="00C4479F" w:rsidRDefault="00C4479F" w:rsidP="00C4479F">
      <w:pPr>
        <w:pStyle w:val="Caption"/>
        <w:jc w:val="center"/>
      </w:pPr>
      <w:r>
        <w:t>Figure 3.9</w:t>
      </w:r>
      <w:r w:rsidRPr="0058358C">
        <w:t>: Use case for newsfeed</w:t>
      </w:r>
    </w:p>
    <w:p w14:paraId="6C9F8C4C" w14:textId="77777777" w:rsidR="00C4479F" w:rsidRDefault="00C4479F" w:rsidP="00ED2700"/>
    <w:p w14:paraId="5D7F74A0" w14:textId="01A6BF2F" w:rsidR="00ED2700" w:rsidRDefault="00C20FB8" w:rsidP="004F5884">
      <w:pPr>
        <w:pStyle w:val="Caption"/>
        <w:jc w:val="center"/>
      </w:pPr>
      <w:r w:rsidRPr="00212B3D">
        <w:t xml:space="preserve">Table </w:t>
      </w:r>
      <w:fldSimple w:instr=" SEQ Table \* ARABIC ">
        <w:r w:rsidRPr="00212B3D">
          <w:t>3</w:t>
        </w:r>
      </w:fldSimple>
      <w:r w:rsidRPr="00212B3D">
        <w:t>.</w:t>
      </w:r>
      <w:r>
        <w:t>8</w:t>
      </w:r>
      <w:r w:rsidRPr="00EF6155">
        <w:t xml:space="preserve">: </w:t>
      </w:r>
      <w:r>
        <w:t>newsfeed</w:t>
      </w:r>
    </w:p>
    <w:tbl>
      <w:tblPr>
        <w:tblStyle w:val="TableGrid"/>
        <w:tblW w:w="0" w:type="auto"/>
        <w:tblLook w:val="04A0" w:firstRow="1" w:lastRow="0" w:firstColumn="1" w:lastColumn="0" w:noHBand="0" w:noVBand="1"/>
      </w:tblPr>
      <w:tblGrid>
        <w:gridCol w:w="4328"/>
        <w:gridCol w:w="4328"/>
      </w:tblGrid>
      <w:tr w:rsidR="00ED2700" w14:paraId="660ADA16" w14:textId="77777777" w:rsidTr="009472F5">
        <w:tc>
          <w:tcPr>
            <w:tcW w:w="4328" w:type="dxa"/>
          </w:tcPr>
          <w:p w14:paraId="7DAA0227" w14:textId="77777777" w:rsidR="00ED2700" w:rsidRDefault="00ED2700" w:rsidP="009472F5">
            <w:r>
              <w:t>Use case ID</w:t>
            </w:r>
          </w:p>
        </w:tc>
        <w:tc>
          <w:tcPr>
            <w:tcW w:w="4328" w:type="dxa"/>
          </w:tcPr>
          <w:p w14:paraId="7E217ECF" w14:textId="6F1427CB" w:rsidR="00ED2700" w:rsidRDefault="00ED2700" w:rsidP="009472F5">
            <w:r>
              <w:t>UC-8</w:t>
            </w:r>
          </w:p>
        </w:tc>
      </w:tr>
      <w:tr w:rsidR="00ED2700" w14:paraId="31E47E3F" w14:textId="77777777" w:rsidTr="009472F5">
        <w:tc>
          <w:tcPr>
            <w:tcW w:w="4328" w:type="dxa"/>
          </w:tcPr>
          <w:p w14:paraId="495D66D1" w14:textId="77777777" w:rsidR="00ED2700" w:rsidRDefault="00ED2700" w:rsidP="009472F5">
            <w:r>
              <w:t>Use case name</w:t>
            </w:r>
          </w:p>
        </w:tc>
        <w:tc>
          <w:tcPr>
            <w:tcW w:w="4328" w:type="dxa"/>
          </w:tcPr>
          <w:p w14:paraId="1F3E3E30" w14:textId="65E9CC63" w:rsidR="00ED2700" w:rsidRDefault="00ED2700" w:rsidP="009472F5">
            <w:r>
              <w:t>Newsfeed</w:t>
            </w:r>
          </w:p>
        </w:tc>
      </w:tr>
      <w:tr w:rsidR="00ED2700" w14:paraId="2CF0F67C" w14:textId="77777777" w:rsidTr="009472F5">
        <w:tc>
          <w:tcPr>
            <w:tcW w:w="4328" w:type="dxa"/>
          </w:tcPr>
          <w:p w14:paraId="25CC0351" w14:textId="77777777" w:rsidR="00ED2700" w:rsidRDefault="00ED2700" w:rsidP="009472F5">
            <w:r>
              <w:t>References requirement</w:t>
            </w:r>
          </w:p>
        </w:tc>
        <w:tc>
          <w:tcPr>
            <w:tcW w:w="4328" w:type="dxa"/>
          </w:tcPr>
          <w:p w14:paraId="1EA7F865" w14:textId="18CAC43E" w:rsidR="00ED2700" w:rsidRDefault="00ED2700" w:rsidP="009472F5">
            <w:r>
              <w:t>Requirement no. 8</w:t>
            </w:r>
          </w:p>
        </w:tc>
      </w:tr>
      <w:tr w:rsidR="00ED2700" w14:paraId="307B40F3" w14:textId="77777777" w:rsidTr="009472F5">
        <w:tc>
          <w:tcPr>
            <w:tcW w:w="4328" w:type="dxa"/>
          </w:tcPr>
          <w:p w14:paraId="332CCAF0" w14:textId="77777777" w:rsidR="00ED2700" w:rsidRDefault="00ED2700" w:rsidP="009472F5">
            <w:r>
              <w:t>Actors</w:t>
            </w:r>
          </w:p>
        </w:tc>
        <w:tc>
          <w:tcPr>
            <w:tcW w:w="4328" w:type="dxa"/>
          </w:tcPr>
          <w:p w14:paraId="5872357F" w14:textId="5552D2C5" w:rsidR="00ED2700" w:rsidRDefault="00ED2700" w:rsidP="009472F5">
            <w:r>
              <w:t>Registered user</w:t>
            </w:r>
          </w:p>
        </w:tc>
      </w:tr>
      <w:tr w:rsidR="00ED2700" w14:paraId="2F338B97" w14:textId="77777777" w:rsidTr="009472F5">
        <w:tc>
          <w:tcPr>
            <w:tcW w:w="4328" w:type="dxa"/>
          </w:tcPr>
          <w:p w14:paraId="03776EC4" w14:textId="77777777" w:rsidR="00ED2700" w:rsidRDefault="00ED2700" w:rsidP="009472F5">
            <w:r>
              <w:t>Purpose</w:t>
            </w:r>
          </w:p>
        </w:tc>
        <w:tc>
          <w:tcPr>
            <w:tcW w:w="4328" w:type="dxa"/>
          </w:tcPr>
          <w:p w14:paraId="17E1096E" w14:textId="528F7CA2" w:rsidR="00ED2700" w:rsidRDefault="00ED2700" w:rsidP="009472F5">
            <w:r>
              <w:t>To show newsfeed</w:t>
            </w:r>
          </w:p>
        </w:tc>
      </w:tr>
      <w:tr w:rsidR="00ED2700" w14:paraId="2892D072" w14:textId="77777777" w:rsidTr="009472F5">
        <w:tc>
          <w:tcPr>
            <w:tcW w:w="4328" w:type="dxa"/>
          </w:tcPr>
          <w:p w14:paraId="677EF665" w14:textId="77777777" w:rsidR="00ED2700" w:rsidRDefault="00ED2700" w:rsidP="009472F5">
            <w:r>
              <w:t>Overview</w:t>
            </w:r>
          </w:p>
        </w:tc>
        <w:tc>
          <w:tcPr>
            <w:tcW w:w="4328" w:type="dxa"/>
          </w:tcPr>
          <w:p w14:paraId="0CBF7908" w14:textId="677F9B0E" w:rsidR="00ED2700" w:rsidRDefault="00ED2700" w:rsidP="009472F5">
            <w:r>
              <w:t>The user clicks on newsfeed and then system will show newsfeed to the registered users.</w:t>
            </w:r>
          </w:p>
        </w:tc>
      </w:tr>
      <w:tr w:rsidR="00ED2700" w14:paraId="64B056E9" w14:textId="77777777" w:rsidTr="009472F5">
        <w:tc>
          <w:tcPr>
            <w:tcW w:w="4328" w:type="dxa"/>
          </w:tcPr>
          <w:p w14:paraId="23536328" w14:textId="77777777" w:rsidR="00ED2700" w:rsidRDefault="00ED2700" w:rsidP="009472F5">
            <w:r>
              <w:t>Type</w:t>
            </w:r>
          </w:p>
        </w:tc>
        <w:tc>
          <w:tcPr>
            <w:tcW w:w="4328" w:type="dxa"/>
          </w:tcPr>
          <w:p w14:paraId="510FC2C8" w14:textId="77777777" w:rsidR="00ED2700" w:rsidRDefault="00ED2700" w:rsidP="009472F5">
            <w:r>
              <w:t>Primary and essential</w:t>
            </w:r>
          </w:p>
        </w:tc>
      </w:tr>
      <w:tr w:rsidR="00ED2700" w14:paraId="547E7E44" w14:textId="77777777" w:rsidTr="009472F5">
        <w:tc>
          <w:tcPr>
            <w:tcW w:w="4328" w:type="dxa"/>
          </w:tcPr>
          <w:p w14:paraId="5C0303D5" w14:textId="77777777" w:rsidR="00ED2700" w:rsidRDefault="00ED2700" w:rsidP="009472F5">
            <w:r>
              <w:t>Pre-Condition</w:t>
            </w:r>
          </w:p>
        </w:tc>
        <w:tc>
          <w:tcPr>
            <w:tcW w:w="4328" w:type="dxa"/>
          </w:tcPr>
          <w:p w14:paraId="7AB6DE63" w14:textId="07A09887" w:rsidR="00ED2700" w:rsidRDefault="00ED2700" w:rsidP="009472F5">
            <w:r>
              <w:t xml:space="preserve">User must be signed in                                                 </w:t>
            </w:r>
          </w:p>
        </w:tc>
      </w:tr>
      <w:tr w:rsidR="00ED2700" w14:paraId="73B77001" w14:textId="77777777" w:rsidTr="009472F5">
        <w:tc>
          <w:tcPr>
            <w:tcW w:w="4328" w:type="dxa"/>
          </w:tcPr>
          <w:p w14:paraId="13BECBC0" w14:textId="77777777" w:rsidR="00ED2700" w:rsidRDefault="00ED2700" w:rsidP="009472F5">
            <w:r>
              <w:t>Post-Condition</w:t>
            </w:r>
          </w:p>
        </w:tc>
        <w:tc>
          <w:tcPr>
            <w:tcW w:w="4328" w:type="dxa"/>
          </w:tcPr>
          <w:p w14:paraId="199B3E73" w14:textId="5A697E18" w:rsidR="00ED2700" w:rsidRDefault="00ED2700" w:rsidP="009472F5">
            <w:r>
              <w:t>Newsfeed successfully shown</w:t>
            </w:r>
          </w:p>
        </w:tc>
      </w:tr>
      <w:tr w:rsidR="00ED2700" w14:paraId="3BAEA590" w14:textId="77777777" w:rsidTr="009472F5">
        <w:tc>
          <w:tcPr>
            <w:tcW w:w="8656" w:type="dxa"/>
            <w:gridSpan w:val="2"/>
          </w:tcPr>
          <w:p w14:paraId="5F50D956" w14:textId="77777777" w:rsidR="00ED2700" w:rsidRDefault="00ED2700" w:rsidP="009472F5">
            <w:r>
              <w:lastRenderedPageBreak/>
              <w:t>Normal flow</w:t>
            </w:r>
          </w:p>
        </w:tc>
      </w:tr>
      <w:tr w:rsidR="00ED2700" w14:paraId="1F86F2BB" w14:textId="77777777" w:rsidTr="009472F5">
        <w:tc>
          <w:tcPr>
            <w:tcW w:w="4328" w:type="dxa"/>
          </w:tcPr>
          <w:p w14:paraId="36125FAD" w14:textId="77777777" w:rsidR="00ED2700" w:rsidRDefault="00ED2700" w:rsidP="009472F5">
            <w:r>
              <w:t>Actors Actions</w:t>
            </w:r>
          </w:p>
        </w:tc>
        <w:tc>
          <w:tcPr>
            <w:tcW w:w="4328" w:type="dxa"/>
          </w:tcPr>
          <w:p w14:paraId="79ED4BEE" w14:textId="77777777" w:rsidR="00ED2700" w:rsidRDefault="00ED2700" w:rsidP="009472F5">
            <w:r>
              <w:t>System Response</w:t>
            </w:r>
          </w:p>
        </w:tc>
      </w:tr>
      <w:tr w:rsidR="00ED2700" w14:paraId="788C8474" w14:textId="77777777" w:rsidTr="009472F5">
        <w:tc>
          <w:tcPr>
            <w:tcW w:w="4328" w:type="dxa"/>
          </w:tcPr>
          <w:p w14:paraId="171AC0C9" w14:textId="44EA9823" w:rsidR="00ED2700" w:rsidRDefault="00ED2700" w:rsidP="00DC4A6F">
            <w:pPr>
              <w:pStyle w:val="ListParagraph"/>
              <w:numPr>
                <w:ilvl w:val="0"/>
                <w:numId w:val="26"/>
              </w:numPr>
            </w:pPr>
            <w:r>
              <w:t>The user clicks on newsfeed and see the latest news</w:t>
            </w:r>
          </w:p>
        </w:tc>
        <w:tc>
          <w:tcPr>
            <w:tcW w:w="4328" w:type="dxa"/>
          </w:tcPr>
          <w:p w14:paraId="7862921E" w14:textId="43E700E3" w:rsidR="00ED2700" w:rsidRDefault="00ED2700" w:rsidP="00DC4A6F">
            <w:pPr>
              <w:pStyle w:val="ListParagraph"/>
              <w:numPr>
                <w:ilvl w:val="0"/>
                <w:numId w:val="26"/>
              </w:numPr>
            </w:pPr>
            <w:r>
              <w:t>The system shows the newsfeed to the users.</w:t>
            </w:r>
          </w:p>
        </w:tc>
      </w:tr>
      <w:tr w:rsidR="00ED2700" w14:paraId="54BF9F03" w14:textId="77777777" w:rsidTr="009472F5">
        <w:tc>
          <w:tcPr>
            <w:tcW w:w="8656" w:type="dxa"/>
            <w:gridSpan w:val="2"/>
          </w:tcPr>
          <w:p w14:paraId="41C24436" w14:textId="77777777" w:rsidR="00ED2700" w:rsidRDefault="00ED2700" w:rsidP="009472F5">
            <w:r>
              <w:t>Alternative flow</w:t>
            </w:r>
          </w:p>
        </w:tc>
      </w:tr>
      <w:tr w:rsidR="00ED2700" w14:paraId="76FAED72" w14:textId="77777777" w:rsidTr="009472F5">
        <w:tc>
          <w:tcPr>
            <w:tcW w:w="4328" w:type="dxa"/>
          </w:tcPr>
          <w:p w14:paraId="5644164C" w14:textId="586354D7" w:rsidR="00ED2700" w:rsidRDefault="00ED2700" w:rsidP="009472F5">
            <w:r>
              <w:t>1a.</w:t>
            </w:r>
            <w:r w:rsidR="006D1564">
              <w:t xml:space="preserve"> </w:t>
            </w:r>
            <w:r>
              <w:t xml:space="preserve"> </w:t>
            </w:r>
            <w:r w:rsidR="006D1564">
              <w:t xml:space="preserve"> </w:t>
            </w:r>
            <w:r>
              <w:t>The user clicks on newsfeed button but does not see newsfeed news</w:t>
            </w:r>
          </w:p>
        </w:tc>
        <w:tc>
          <w:tcPr>
            <w:tcW w:w="4328" w:type="dxa"/>
          </w:tcPr>
          <w:p w14:paraId="0D184425" w14:textId="2E4A5A9E" w:rsidR="00ED2700" w:rsidRDefault="006D1564" w:rsidP="009472F5">
            <w:r>
              <w:t>2</w:t>
            </w:r>
            <w:r w:rsidR="00ED2700">
              <w:t>a</w:t>
            </w:r>
            <w:r w:rsidR="00E5197E">
              <w:t xml:space="preserve">.   </w:t>
            </w:r>
            <w:r w:rsidR="00ED2700">
              <w:t>The system shows the message about unavailability of newsfeed.</w:t>
            </w:r>
          </w:p>
        </w:tc>
      </w:tr>
    </w:tbl>
    <w:p w14:paraId="482BD3C4" w14:textId="77777777" w:rsidR="00ED2700" w:rsidRPr="00AD7EB5" w:rsidRDefault="00ED2700" w:rsidP="00AD7EB5"/>
    <w:p w14:paraId="284462D6" w14:textId="5D63F001" w:rsidR="00A3238F" w:rsidRDefault="00FC02A0" w:rsidP="00FC02A0">
      <w:pPr>
        <w:pStyle w:val="Heading1"/>
      </w:pPr>
      <w:bookmarkStart w:id="79" w:name="_Toc42742505"/>
      <w:r>
        <w:t xml:space="preserve">3.6   </w:t>
      </w:r>
      <w:r w:rsidR="00A3238F">
        <w:t>Resource Requirements</w:t>
      </w:r>
      <w:bookmarkEnd w:id="79"/>
    </w:p>
    <w:p w14:paraId="00418166" w14:textId="69FCF75E" w:rsidR="00A3238F" w:rsidRDefault="00A3238F" w:rsidP="00A3238F">
      <w:r>
        <w:t>These are the items that are used as resource in software and hardware to achieve a task.</w:t>
      </w:r>
      <w:r w:rsidR="0018501C">
        <w:t xml:space="preserve"> These </w:t>
      </w:r>
      <w:r w:rsidR="005C4A56">
        <w:t>tools</w:t>
      </w:r>
      <w:r w:rsidR="0018501C">
        <w:t xml:space="preserve"> are used in the project</w:t>
      </w:r>
      <w:r w:rsidR="00626A90">
        <w:t>:</w:t>
      </w:r>
    </w:p>
    <w:p w14:paraId="0C823874" w14:textId="656C0DDC" w:rsidR="004A0668" w:rsidRDefault="0016027D" w:rsidP="00DC4A6F">
      <w:pPr>
        <w:pStyle w:val="Heading3"/>
        <w:numPr>
          <w:ilvl w:val="2"/>
          <w:numId w:val="13"/>
        </w:numPr>
      </w:pPr>
      <w:bookmarkStart w:id="80" w:name="_Toc42742506"/>
      <w:r>
        <w:t>Web Scraper</w:t>
      </w:r>
      <w:bookmarkEnd w:id="80"/>
    </w:p>
    <w:p w14:paraId="448EA98A" w14:textId="0210F00D" w:rsidR="00BE0BA7" w:rsidRDefault="0016027D" w:rsidP="00BE0BA7">
      <w:r>
        <w:t xml:space="preserve">Web scraper is data extraction tool to extract data from websites. </w:t>
      </w:r>
      <w:r w:rsidR="00E65184">
        <w:t>It helps in extracting data from web pages, tables, html pages etc.</w:t>
      </w:r>
      <w:r w:rsidR="00783C7F">
        <w:t xml:space="preserve"> It uses algorithms of different python frameworks, </w:t>
      </w:r>
      <w:r w:rsidR="00021FBB">
        <w:t>packages,</w:t>
      </w:r>
      <w:r w:rsidR="00783C7F">
        <w:t xml:space="preserve"> and libraries to scrap data. Logics can be made to scrap data of specific choice</w:t>
      </w:r>
      <w:r w:rsidR="00437E63">
        <w:t xml:space="preserve"> and context</w:t>
      </w:r>
      <w:r w:rsidR="00783C7F">
        <w:t>.</w:t>
      </w:r>
    </w:p>
    <w:p w14:paraId="43BA2D7E" w14:textId="029D4FDF" w:rsidR="0016027D" w:rsidRDefault="0016027D" w:rsidP="00DC4A6F">
      <w:pPr>
        <w:pStyle w:val="Heading3"/>
        <w:numPr>
          <w:ilvl w:val="2"/>
          <w:numId w:val="13"/>
        </w:numPr>
      </w:pPr>
      <w:bookmarkStart w:id="81" w:name="_Toc42742507"/>
      <w:r>
        <w:t>Tools</w:t>
      </w:r>
      <w:bookmarkEnd w:id="81"/>
    </w:p>
    <w:p w14:paraId="3530CE46" w14:textId="1C67BA3A" w:rsidR="00322955" w:rsidRDefault="0016027D" w:rsidP="0016027D">
      <w:r>
        <w:t>Here are some languages, frameworks, architectures</w:t>
      </w:r>
      <w:r w:rsidR="00322955">
        <w:t xml:space="preserve"> that are used as tools to develop our system.</w:t>
      </w:r>
    </w:p>
    <w:p w14:paraId="680DCF03" w14:textId="7953B2EE" w:rsidR="0016027D" w:rsidRDefault="00322955" w:rsidP="00DC4A6F">
      <w:pPr>
        <w:pStyle w:val="ListParagraph"/>
        <w:numPr>
          <w:ilvl w:val="0"/>
          <w:numId w:val="8"/>
        </w:numPr>
      </w:pPr>
      <w:r w:rsidRPr="00D206AA">
        <w:rPr>
          <w:b/>
          <w:bCs/>
        </w:rPr>
        <w:t>HTML:</w:t>
      </w:r>
      <w:r>
        <w:t xml:space="preserve"> It is a </w:t>
      </w:r>
      <w:r w:rsidR="00A11B78">
        <w:t>mark-up</w:t>
      </w:r>
      <w:r>
        <w:t xml:space="preserve"> language that is used to create webpages for web.</w:t>
      </w:r>
    </w:p>
    <w:p w14:paraId="16F0E7D3" w14:textId="53229BA3" w:rsidR="00322955" w:rsidRDefault="00322955" w:rsidP="00DC4A6F">
      <w:pPr>
        <w:pStyle w:val="ListParagraph"/>
        <w:numPr>
          <w:ilvl w:val="0"/>
          <w:numId w:val="8"/>
        </w:numPr>
      </w:pPr>
      <w:r w:rsidRPr="00D206AA">
        <w:rPr>
          <w:b/>
          <w:bCs/>
        </w:rPr>
        <w:t>CSS</w:t>
      </w:r>
      <w:r>
        <w:t xml:space="preserve">: It is a Style Sheet that is used with HTML to design and decorate the webpages </w:t>
      </w:r>
      <w:r w:rsidR="0050734E">
        <w:t>to look better.</w:t>
      </w:r>
    </w:p>
    <w:p w14:paraId="2A208F65" w14:textId="0AECC250" w:rsidR="00322955" w:rsidRDefault="003136B4" w:rsidP="00DC4A6F">
      <w:pPr>
        <w:pStyle w:val="ListParagraph"/>
        <w:numPr>
          <w:ilvl w:val="0"/>
          <w:numId w:val="8"/>
        </w:numPr>
      </w:pPr>
      <w:r w:rsidRPr="00D206AA">
        <w:rPr>
          <w:b/>
          <w:bCs/>
        </w:rPr>
        <w:t>Bootstrap</w:t>
      </w:r>
      <w:r w:rsidR="00322955" w:rsidRPr="00D206AA">
        <w:rPr>
          <w:b/>
          <w:bCs/>
        </w:rPr>
        <w:t>:</w:t>
      </w:r>
      <w:r w:rsidR="00322955">
        <w:t xml:space="preserve"> It is framework o</w:t>
      </w:r>
      <w:r w:rsidR="00DB2B74">
        <w:t>f</w:t>
      </w:r>
      <w:r w:rsidR="00322955">
        <w:t xml:space="preserve"> </w:t>
      </w:r>
      <w:r w:rsidR="00980E10">
        <w:t>HTML</w:t>
      </w:r>
      <w:r w:rsidR="00322955">
        <w:t>/</w:t>
      </w:r>
      <w:r>
        <w:t>CSS</w:t>
      </w:r>
      <w:r w:rsidR="00322955">
        <w:t xml:space="preserve"> that is used to handle the responsiveness of webpages on different screen.</w:t>
      </w:r>
    </w:p>
    <w:p w14:paraId="6ED8E993" w14:textId="2339CC7C" w:rsidR="00322955" w:rsidRDefault="00322955" w:rsidP="00DC4A6F">
      <w:pPr>
        <w:pStyle w:val="ListParagraph"/>
        <w:numPr>
          <w:ilvl w:val="0"/>
          <w:numId w:val="8"/>
        </w:numPr>
      </w:pPr>
      <w:r w:rsidRPr="00D206AA">
        <w:rPr>
          <w:b/>
          <w:bCs/>
        </w:rPr>
        <w:t>JavaScript:</w:t>
      </w:r>
      <w:r>
        <w:t xml:space="preserve"> It is a scripting language that is used to handle and control the behaviour of web pages on web</w:t>
      </w:r>
      <w:r w:rsidR="000D7FF6">
        <w:t>.</w:t>
      </w:r>
    </w:p>
    <w:p w14:paraId="795513AC" w14:textId="71586E8B" w:rsidR="00731179" w:rsidRDefault="00731179" w:rsidP="00DC4A6F">
      <w:pPr>
        <w:pStyle w:val="ListParagraph"/>
        <w:numPr>
          <w:ilvl w:val="0"/>
          <w:numId w:val="8"/>
        </w:numPr>
      </w:pPr>
      <w:r w:rsidRPr="00D206AA">
        <w:rPr>
          <w:b/>
          <w:bCs/>
        </w:rPr>
        <w:t>Python:</w:t>
      </w:r>
      <w:r>
        <w:t xml:space="preserve"> It is a </w:t>
      </w:r>
      <w:r w:rsidR="00F37974">
        <w:t>high-level</w:t>
      </w:r>
      <w:r>
        <w:t xml:space="preserve"> language that is used at frontend and backend as well. It is used because of its powerful frameworks.</w:t>
      </w:r>
    </w:p>
    <w:p w14:paraId="14167E18" w14:textId="0FC84A72" w:rsidR="00731179" w:rsidRDefault="00731179" w:rsidP="00DC4A6F">
      <w:pPr>
        <w:pStyle w:val="ListParagraph"/>
        <w:numPr>
          <w:ilvl w:val="0"/>
          <w:numId w:val="8"/>
        </w:numPr>
      </w:pPr>
      <w:r w:rsidRPr="00D206AA">
        <w:rPr>
          <w:b/>
          <w:bCs/>
        </w:rPr>
        <w:t>Flask:</w:t>
      </w:r>
      <w:r>
        <w:t xml:space="preserve"> It is a </w:t>
      </w:r>
      <w:r w:rsidR="00A04A13">
        <w:t xml:space="preserve">micro </w:t>
      </w:r>
      <w:r>
        <w:t xml:space="preserve">framework of python that is used at </w:t>
      </w:r>
      <w:r w:rsidR="006B3597">
        <w:t>back</w:t>
      </w:r>
      <w:r>
        <w:t xml:space="preserve"> end to run webpages and integrate </w:t>
      </w:r>
      <w:r w:rsidR="00DE4437">
        <w:t xml:space="preserve">them to be ready to work with </w:t>
      </w:r>
      <w:r w:rsidR="006B3597">
        <w:t>front end pages with all the integrated backend</w:t>
      </w:r>
      <w:r w:rsidR="00DE4437">
        <w:t xml:space="preserve"> services.</w:t>
      </w:r>
    </w:p>
    <w:p w14:paraId="15BC41E3" w14:textId="4487DAD9" w:rsidR="00DE4437" w:rsidRDefault="004A397D" w:rsidP="00DC4A6F">
      <w:pPr>
        <w:pStyle w:val="ListParagraph"/>
        <w:numPr>
          <w:ilvl w:val="0"/>
          <w:numId w:val="8"/>
        </w:numPr>
      </w:pPr>
      <w:r w:rsidRPr="00D206AA">
        <w:rPr>
          <w:b/>
          <w:bCs/>
        </w:rPr>
        <w:lastRenderedPageBreak/>
        <w:t>SQLite DB:</w:t>
      </w:r>
      <w:r>
        <w:t xml:space="preserve"> It is built</w:t>
      </w:r>
      <w:r w:rsidR="00323FDD">
        <w:t>-</w:t>
      </w:r>
      <w:r>
        <w:t>in database in Flask that is used to manage the user data and other system data.</w:t>
      </w:r>
    </w:p>
    <w:p w14:paraId="26A4F148" w14:textId="77777777" w:rsidR="00473FA7" w:rsidRDefault="00473FA7" w:rsidP="00DC4A6F">
      <w:pPr>
        <w:pStyle w:val="ListParagraph"/>
        <w:numPr>
          <w:ilvl w:val="0"/>
          <w:numId w:val="8"/>
        </w:numPr>
      </w:pPr>
      <w:r w:rsidRPr="00D206AA">
        <w:rPr>
          <w:b/>
          <w:bCs/>
        </w:rPr>
        <w:t>Visual Studio Code:</w:t>
      </w:r>
      <w:r>
        <w:t xml:space="preserve"> It is an open source and cross platform software that provides a workplace to work with above languages and frameworks.</w:t>
      </w:r>
    </w:p>
    <w:p w14:paraId="34C4813E" w14:textId="77777777" w:rsidR="0048732E" w:rsidRDefault="00473FA7" w:rsidP="00DC4A6F">
      <w:pPr>
        <w:pStyle w:val="ListParagraph"/>
        <w:numPr>
          <w:ilvl w:val="0"/>
          <w:numId w:val="8"/>
        </w:numPr>
      </w:pPr>
      <w:r w:rsidRPr="00D206AA">
        <w:rPr>
          <w:b/>
          <w:bCs/>
        </w:rPr>
        <w:t>Pandas:</w:t>
      </w:r>
      <w:r>
        <w:t xml:space="preserve"> It is a Python data analysis library that is used to manipulate data </w:t>
      </w:r>
      <w:r w:rsidR="00562D88">
        <w:t xml:space="preserve">in </w:t>
      </w:r>
      <w:r>
        <w:t>table</w:t>
      </w:r>
      <w:r w:rsidR="00562D88">
        <w:t>s</w:t>
      </w:r>
      <w:r>
        <w:t>.</w:t>
      </w:r>
    </w:p>
    <w:p w14:paraId="29AB5570" w14:textId="77777777" w:rsidR="0048732E" w:rsidRDefault="0048732E" w:rsidP="00DC4A6F">
      <w:pPr>
        <w:pStyle w:val="ListParagraph"/>
        <w:numPr>
          <w:ilvl w:val="0"/>
          <w:numId w:val="8"/>
        </w:numPr>
      </w:pPr>
      <w:r w:rsidRPr="00D206AA">
        <w:rPr>
          <w:b/>
          <w:bCs/>
        </w:rPr>
        <w:t>Scrappy:</w:t>
      </w:r>
      <w:r>
        <w:t xml:space="preserve"> It is an open source web crawling framework of python that is used to extract data from web pages and web contents.</w:t>
      </w:r>
    </w:p>
    <w:p w14:paraId="09F625A6" w14:textId="28E8A954" w:rsidR="004A397D" w:rsidRDefault="0048732E" w:rsidP="00DC4A6F">
      <w:pPr>
        <w:pStyle w:val="ListParagraph"/>
        <w:numPr>
          <w:ilvl w:val="0"/>
          <w:numId w:val="8"/>
        </w:numPr>
      </w:pPr>
      <w:r w:rsidRPr="00D206AA">
        <w:rPr>
          <w:b/>
          <w:bCs/>
        </w:rPr>
        <w:t>Beautiful Soup:</w:t>
      </w:r>
      <w:r>
        <w:t xml:space="preserve"> It is </w:t>
      </w:r>
      <w:r w:rsidR="00D6206A">
        <w:t xml:space="preserve">a </w:t>
      </w:r>
      <w:r>
        <w:t>parsing package for python</w:t>
      </w:r>
      <w:r w:rsidR="00473FA7">
        <w:t xml:space="preserve"> </w:t>
      </w:r>
      <w:r>
        <w:t>that is used to parse web pages to extract data from HTML and XML documents.</w:t>
      </w:r>
    </w:p>
    <w:p w14:paraId="3BFC2747" w14:textId="1658DFDC" w:rsidR="00BF4E5C" w:rsidRDefault="00D21FC1" w:rsidP="00DC4A6F">
      <w:pPr>
        <w:pStyle w:val="ListParagraph"/>
        <w:numPr>
          <w:ilvl w:val="0"/>
          <w:numId w:val="8"/>
        </w:numPr>
      </w:pPr>
      <w:r w:rsidRPr="00D206AA">
        <w:rPr>
          <w:b/>
          <w:bCs/>
        </w:rPr>
        <w:t>PyCharm:</w:t>
      </w:r>
      <w:r>
        <w:t xml:space="preserve"> I</w:t>
      </w:r>
      <w:r w:rsidR="00D6206A">
        <w:t>t</w:t>
      </w:r>
      <w:r>
        <w:t xml:space="preserve"> </w:t>
      </w:r>
      <w:r w:rsidR="00D6206A">
        <w:t xml:space="preserve">is </w:t>
      </w:r>
      <w:r>
        <w:t>a Pytho</w:t>
      </w:r>
      <w:r w:rsidR="00D6206A">
        <w:t xml:space="preserve">n </w:t>
      </w:r>
      <w:r>
        <w:t xml:space="preserve">IDE that provides a workplace to work with python, its </w:t>
      </w:r>
      <w:r w:rsidR="00021FBB">
        <w:t>frameworks,</w:t>
      </w:r>
      <w:r>
        <w:t xml:space="preserve"> and libraries.</w:t>
      </w:r>
    </w:p>
    <w:p w14:paraId="700A2904" w14:textId="6087C385" w:rsidR="00C7130A" w:rsidRDefault="00FC02A0" w:rsidP="00FC02A0">
      <w:pPr>
        <w:pStyle w:val="Heading1"/>
      </w:pPr>
      <w:bookmarkStart w:id="82" w:name="_Toc42742508"/>
      <w:r>
        <w:t xml:space="preserve">3.7   </w:t>
      </w:r>
      <w:r w:rsidR="00C7130A">
        <w:t>Database Requirements</w:t>
      </w:r>
      <w:bookmarkEnd w:id="82"/>
    </w:p>
    <w:p w14:paraId="2DBF789F" w14:textId="2232EEE0" w:rsidR="00C7130A" w:rsidRPr="00C7130A" w:rsidRDefault="00C7130A" w:rsidP="00C7130A">
      <w:r>
        <w:t>Flask SQLITE DB is used for this system because of its built-in compatibility with python</w:t>
      </w:r>
      <w:r w:rsidR="00811FC0">
        <w:t xml:space="preserve"> </w:t>
      </w:r>
      <w:r>
        <w:t>and its libraries. SQLITE is a simple, relational database that is best for this system, because this does not have any complex and large amount of user and system data to store.</w:t>
      </w:r>
    </w:p>
    <w:p w14:paraId="7782D6E1" w14:textId="3E1AF315" w:rsidR="00BF4E5C" w:rsidRDefault="00FC02A0" w:rsidP="00FC02A0">
      <w:pPr>
        <w:pStyle w:val="Heading1"/>
      </w:pPr>
      <w:bookmarkStart w:id="83" w:name="_Toc42742509"/>
      <w:r>
        <w:rPr>
          <w:lang w:val="en-US"/>
        </w:rPr>
        <w:t xml:space="preserve">3.8   </w:t>
      </w:r>
      <w:r w:rsidR="00BF4E5C">
        <w:rPr>
          <w:lang w:val="en-US"/>
        </w:rPr>
        <w:t>Project Feasibility</w:t>
      </w:r>
      <w:bookmarkEnd w:id="83"/>
      <w:r w:rsidR="00BF4E5C">
        <w:rPr>
          <w:lang w:val="en-US"/>
        </w:rPr>
        <w:t xml:space="preserve"> </w:t>
      </w:r>
    </w:p>
    <w:p w14:paraId="4E1C5C0D" w14:textId="6FF7E230" w:rsidR="00BF4E5C" w:rsidRPr="00BF4E5C" w:rsidRDefault="00BF4E5C" w:rsidP="00C04ED5">
      <w:r w:rsidRPr="00BF4E5C">
        <w:t xml:space="preserve">Moving to a </w:t>
      </w:r>
      <w:r w:rsidR="00A414AF" w:rsidRPr="00BF4E5C">
        <w:t>web scrapping technique</w:t>
      </w:r>
      <w:r w:rsidRPr="00BF4E5C">
        <w:t xml:space="preserve"> from general roaming and searching for collecting data would affect the efficiency of gathering information in all manners.</w:t>
      </w:r>
      <w:r w:rsidR="000F15A9">
        <w:t xml:space="preserve"> </w:t>
      </w:r>
      <w:r w:rsidRPr="00BF4E5C">
        <w:t xml:space="preserve">Many people would save </w:t>
      </w:r>
      <w:r w:rsidR="00A414AF" w:rsidRPr="00BF4E5C">
        <w:t>their</w:t>
      </w:r>
      <w:r w:rsidRPr="00BF4E5C">
        <w:t xml:space="preserve"> time because web scrapping would allow</w:t>
      </w:r>
      <w:r w:rsidR="000F15A9">
        <w:t xml:space="preserve"> </w:t>
      </w:r>
      <w:r w:rsidRPr="00BF4E5C">
        <w:t xml:space="preserve">them to gather information at one defined place rather </w:t>
      </w:r>
      <w:r w:rsidR="00A414AF" w:rsidRPr="00BF4E5C">
        <w:t>than</w:t>
      </w:r>
      <w:r w:rsidRPr="00BF4E5C">
        <w:t xml:space="preserve"> searching randomly and gathering it and then making it at one place to make it suitable.</w:t>
      </w:r>
      <w:r w:rsidR="00563C5D">
        <w:t xml:space="preserve"> </w:t>
      </w:r>
      <w:r w:rsidRPr="00BF4E5C">
        <w:t xml:space="preserve">Now the time has come to introduce this method of scrapping to achieve high level of </w:t>
      </w:r>
      <w:r w:rsidR="00A414AF" w:rsidRPr="00BF4E5C">
        <w:t>efficiency. This</w:t>
      </w:r>
      <w:r w:rsidRPr="00BF4E5C">
        <w:t xml:space="preserve"> project is the </w:t>
      </w:r>
      <w:r w:rsidR="00B337A2" w:rsidRPr="00BF4E5C">
        <w:t>step-in</w:t>
      </w:r>
      <w:r w:rsidRPr="00BF4E5C">
        <w:t xml:space="preserve"> right direction to lesser the frustration of common user who want</w:t>
      </w:r>
      <w:r w:rsidR="000F15A9">
        <w:t xml:space="preserve"> </w:t>
      </w:r>
      <w:r w:rsidRPr="00BF4E5C">
        <w:t xml:space="preserve">to get relevant information at one </w:t>
      </w:r>
      <w:r w:rsidR="00A414AF" w:rsidRPr="00BF4E5C">
        <w:t>place.</w:t>
      </w:r>
      <w:r w:rsidRPr="00BF4E5C">
        <w:t xml:space="preserve"> </w:t>
      </w:r>
    </w:p>
    <w:p w14:paraId="09DDFF48" w14:textId="33BF7CC9" w:rsidR="00BF4E5C" w:rsidRPr="000F15A9" w:rsidRDefault="00BF4E5C" w:rsidP="00DC4A6F">
      <w:pPr>
        <w:pStyle w:val="Heading3"/>
        <w:numPr>
          <w:ilvl w:val="2"/>
          <w:numId w:val="14"/>
        </w:numPr>
      </w:pPr>
      <w:bookmarkStart w:id="84" w:name="_Toc42742510"/>
      <w:r>
        <w:rPr>
          <w:lang w:val="en-US"/>
        </w:rPr>
        <w:t>Technical Feasibility</w:t>
      </w:r>
      <w:bookmarkEnd w:id="84"/>
    </w:p>
    <w:p w14:paraId="673493A0" w14:textId="244E49CA" w:rsidR="00BF4E5C" w:rsidRPr="000F15A9" w:rsidRDefault="00BF4E5C" w:rsidP="000F15A9">
      <w:r>
        <w:rPr>
          <w:lang w:val="en-US"/>
        </w:rPr>
        <w:t xml:space="preserve">Technically this project is more feasible because it </w:t>
      </w:r>
      <w:r w:rsidR="00307BF9">
        <w:rPr>
          <w:lang w:val="en-US"/>
        </w:rPr>
        <w:t>provides</w:t>
      </w:r>
      <w:r>
        <w:rPr>
          <w:lang w:val="en-US"/>
        </w:rPr>
        <w:t xml:space="preserve"> more efficient way of gathering information from different </w:t>
      </w:r>
      <w:r w:rsidR="00307BF9">
        <w:rPr>
          <w:lang w:val="en-US"/>
        </w:rPr>
        <w:t>sources. Contextual</w:t>
      </w:r>
      <w:r>
        <w:rPr>
          <w:lang w:val="en-US"/>
        </w:rPr>
        <w:t xml:space="preserve"> News Information Retrieval (CNIR) system is secure and less time consuming hence it provide more technical overheads </w:t>
      </w:r>
      <w:r w:rsidR="00307BF9">
        <w:rPr>
          <w:lang w:val="en-US"/>
        </w:rPr>
        <w:t>than</w:t>
      </w:r>
      <w:r>
        <w:rPr>
          <w:lang w:val="en-US"/>
        </w:rPr>
        <w:t xml:space="preserve"> any other random system. The main module of our system </w:t>
      </w:r>
      <w:r w:rsidR="00307BF9">
        <w:rPr>
          <w:lang w:val="en-US"/>
        </w:rPr>
        <w:t>is</w:t>
      </w:r>
      <w:r>
        <w:rPr>
          <w:lang w:val="en-US"/>
        </w:rPr>
        <w:t xml:space="preserve"> based on web scraping and python libraries, packages, </w:t>
      </w:r>
      <w:r w:rsidR="00021FBB">
        <w:rPr>
          <w:lang w:val="en-US"/>
        </w:rPr>
        <w:t>frameworks,</w:t>
      </w:r>
      <w:r>
        <w:rPr>
          <w:lang w:val="en-US"/>
        </w:rPr>
        <w:t xml:space="preserve"> and architecture.</w:t>
      </w:r>
    </w:p>
    <w:p w14:paraId="7972D0B2" w14:textId="7E143E07" w:rsidR="00BF4E5C" w:rsidRPr="000F15A9" w:rsidRDefault="00BF4E5C" w:rsidP="00DC4A6F">
      <w:pPr>
        <w:pStyle w:val="Heading3"/>
        <w:numPr>
          <w:ilvl w:val="2"/>
          <w:numId w:val="14"/>
        </w:numPr>
      </w:pPr>
      <w:bookmarkStart w:id="85" w:name="_Toc42742511"/>
      <w:r>
        <w:rPr>
          <w:lang w:val="en-US"/>
        </w:rPr>
        <w:t>Operational Feasibility</w:t>
      </w:r>
      <w:bookmarkEnd w:id="85"/>
    </w:p>
    <w:p w14:paraId="20F9194D" w14:textId="6E684087" w:rsidR="00BF4E5C" w:rsidRDefault="00BF4E5C" w:rsidP="000F15A9">
      <w:r>
        <w:t xml:space="preserve">Operational feasibility is a measure of how well a proposed system solves the problems and takes advantage of the opportunities identified during scope definition and how it </w:t>
      </w:r>
      <w:r>
        <w:lastRenderedPageBreak/>
        <w:t xml:space="preserve">satisfies the requirements identified in the requirements analysis phase of system development. Our system is performing all its operations </w:t>
      </w:r>
      <w:r w:rsidR="00A366A8">
        <w:t>ac</w:t>
      </w:r>
      <w:r w:rsidR="00C17837">
        <w:t>curately</w:t>
      </w:r>
      <w:r w:rsidR="00A366A8">
        <w:rPr>
          <w:lang w:val="en-US"/>
        </w:rPr>
        <w:t>. All</w:t>
      </w:r>
      <w:r>
        <w:rPr>
          <w:lang w:val="en-US"/>
        </w:rPr>
        <w:t xml:space="preserve"> functions include web </w:t>
      </w:r>
      <w:r w:rsidR="002C5EE3">
        <w:rPr>
          <w:lang w:val="en-US"/>
        </w:rPr>
        <w:t>scrapping,</w:t>
      </w:r>
      <w:r>
        <w:rPr>
          <w:lang w:val="en-US"/>
        </w:rPr>
        <w:t xml:space="preserve"> data </w:t>
      </w:r>
      <w:r w:rsidR="00874711">
        <w:rPr>
          <w:lang w:val="en-US"/>
        </w:rPr>
        <w:t>gathering,</w:t>
      </w:r>
      <w:r>
        <w:rPr>
          <w:lang w:val="en-US"/>
        </w:rPr>
        <w:t xml:space="preserve"> displaying gathered data document.</w:t>
      </w:r>
    </w:p>
    <w:p w14:paraId="7EE6ED3B" w14:textId="524B9CAA" w:rsidR="00BF4E5C" w:rsidRDefault="00BF4E5C" w:rsidP="00DC4A6F">
      <w:pPr>
        <w:pStyle w:val="Heading3"/>
        <w:numPr>
          <w:ilvl w:val="2"/>
          <w:numId w:val="14"/>
        </w:numPr>
      </w:pPr>
      <w:bookmarkStart w:id="86" w:name="_Toc26830273"/>
      <w:bookmarkStart w:id="87" w:name="_Toc42742512"/>
      <w:r>
        <w:t>Legal</w:t>
      </w:r>
      <w:r>
        <w:rPr>
          <w:lang w:val="en-US"/>
        </w:rPr>
        <w:t xml:space="preserve"> and</w:t>
      </w:r>
      <w:r>
        <w:t xml:space="preserve"> Ethical Feasibility</w:t>
      </w:r>
      <w:bookmarkEnd w:id="86"/>
      <w:bookmarkEnd w:id="87"/>
      <w:r>
        <w:t xml:space="preserve"> </w:t>
      </w:r>
    </w:p>
    <w:p w14:paraId="206A6FDE" w14:textId="2866F188" w:rsidR="00BF4E5C" w:rsidRDefault="00BF4E5C" w:rsidP="002A6812">
      <w:r>
        <w:rPr>
          <w:lang w:val="en-US"/>
        </w:rPr>
        <w:t xml:space="preserve">Legal feasibility is basically the analyzation of at which extent your system is legally meeting the requirements that exist for </w:t>
      </w:r>
      <w:r w:rsidR="00D0467B">
        <w:rPr>
          <w:lang w:val="en-US"/>
        </w:rPr>
        <w:t>implementation. Our</w:t>
      </w:r>
      <w:r>
        <w:rPr>
          <w:lang w:val="en-US"/>
        </w:rPr>
        <w:t xml:space="preserve"> system is legally and ethically feasible as:</w:t>
      </w:r>
    </w:p>
    <w:p w14:paraId="284C42F3" w14:textId="4EA496AF" w:rsidR="00BF4E5C" w:rsidRDefault="00BF4E5C" w:rsidP="00DC4A6F">
      <w:pPr>
        <w:pStyle w:val="ListParagraph"/>
        <w:numPr>
          <w:ilvl w:val="0"/>
          <w:numId w:val="10"/>
        </w:numPr>
      </w:pPr>
      <w:r w:rsidRPr="002A6812">
        <w:rPr>
          <w:lang w:val="en-US"/>
        </w:rPr>
        <w:t>It does not violate any country law</w:t>
      </w:r>
      <w:r w:rsidR="00A55603" w:rsidRPr="002A6812">
        <w:rPr>
          <w:lang w:val="en-US"/>
        </w:rPr>
        <w:t>.</w:t>
      </w:r>
    </w:p>
    <w:p w14:paraId="7A471AF7" w14:textId="094830D7" w:rsidR="00BF4E5C" w:rsidRDefault="00BF4E5C" w:rsidP="00DC4A6F">
      <w:pPr>
        <w:pStyle w:val="ListParagraph"/>
        <w:numPr>
          <w:ilvl w:val="0"/>
          <w:numId w:val="10"/>
        </w:numPr>
      </w:pPr>
      <w:r w:rsidRPr="002A6812">
        <w:rPr>
          <w:lang w:val="en-US"/>
        </w:rPr>
        <w:t xml:space="preserve">It is designed to fulfill people requirements of gathering data and minimize </w:t>
      </w:r>
      <w:r w:rsidR="00AC1F19" w:rsidRPr="002A6812">
        <w:rPr>
          <w:lang w:val="en-US"/>
        </w:rPr>
        <w:t>their</w:t>
      </w:r>
      <w:r w:rsidRPr="002A6812">
        <w:rPr>
          <w:lang w:val="en-US"/>
        </w:rPr>
        <w:t xml:space="preserve"> effort on it to </w:t>
      </w:r>
      <w:r w:rsidR="00AC1F19" w:rsidRPr="002A6812">
        <w:rPr>
          <w:lang w:val="en-US"/>
        </w:rPr>
        <w:t>aid</w:t>
      </w:r>
      <w:r w:rsidRPr="002A6812">
        <w:rPr>
          <w:lang w:val="en-US"/>
        </w:rPr>
        <w:t xml:space="preserve"> them in every possible manner</w:t>
      </w:r>
      <w:r w:rsidR="00A55603" w:rsidRPr="002A6812">
        <w:rPr>
          <w:lang w:val="en-US"/>
        </w:rPr>
        <w:t>.</w:t>
      </w:r>
    </w:p>
    <w:p w14:paraId="7B32D36C" w14:textId="46A84B7F" w:rsidR="00BF4E5C" w:rsidRPr="000F15A9" w:rsidRDefault="00BF4E5C" w:rsidP="00DC4A6F">
      <w:pPr>
        <w:pStyle w:val="ListParagraph"/>
        <w:numPr>
          <w:ilvl w:val="0"/>
          <w:numId w:val="10"/>
        </w:numPr>
      </w:pPr>
      <w:r w:rsidRPr="002A6812">
        <w:rPr>
          <w:lang w:val="en-US"/>
        </w:rPr>
        <w:t xml:space="preserve">Data of the user is completely </w:t>
      </w:r>
      <w:r w:rsidR="0020616F" w:rsidRPr="002A6812">
        <w:rPr>
          <w:lang w:val="en-US"/>
        </w:rPr>
        <w:t>secure,</w:t>
      </w:r>
      <w:r w:rsidRPr="002A6812">
        <w:rPr>
          <w:lang w:val="en-US"/>
        </w:rPr>
        <w:t xml:space="preserve"> and it cannot be accessed without consent</w:t>
      </w:r>
      <w:r w:rsidR="00A55603" w:rsidRPr="002A6812">
        <w:rPr>
          <w:lang w:val="en-US"/>
        </w:rPr>
        <w:t>.</w:t>
      </w:r>
      <w:r w:rsidRPr="002A6812">
        <w:rPr>
          <w:lang w:val="en-US"/>
        </w:rPr>
        <w:t xml:space="preserve"> </w:t>
      </w:r>
    </w:p>
    <w:p w14:paraId="55B5F9A2" w14:textId="7869A707" w:rsidR="00694057" w:rsidRDefault="00FC02A0" w:rsidP="00FC02A0">
      <w:pPr>
        <w:pStyle w:val="Heading1"/>
      </w:pPr>
      <w:bookmarkStart w:id="88" w:name="_Toc42742513"/>
      <w:r>
        <w:t xml:space="preserve">3.9   </w:t>
      </w:r>
      <w:r w:rsidR="00694057">
        <w:t>Summary</w:t>
      </w:r>
      <w:bookmarkEnd w:id="88"/>
      <w:r w:rsidR="00694057">
        <w:t xml:space="preserve"> </w:t>
      </w:r>
    </w:p>
    <w:p w14:paraId="245DF27F" w14:textId="1F938B36" w:rsidR="001828E5" w:rsidRDefault="002D2DA8" w:rsidP="008A490D">
      <w:r>
        <w:t>This section was about requirement specification, in which</w:t>
      </w:r>
      <w:r w:rsidR="00897101">
        <w:t xml:space="preserve"> </w:t>
      </w:r>
      <w:r>
        <w:t xml:space="preserve">system requirements were discussed. System requirements include Interface requirements, Functional requirements, non-functional requirements, </w:t>
      </w:r>
      <w:r w:rsidR="00B14859">
        <w:t xml:space="preserve">database requirements, </w:t>
      </w:r>
      <w:r>
        <w:t xml:space="preserve">resource requirements. Interface requirements include Software requirements and Hardware requirements. Functional requirements include must fill requirements </w:t>
      </w:r>
      <w:r w:rsidR="00B14859">
        <w:t>whereas</w:t>
      </w:r>
      <w:r>
        <w:t xml:space="preserve"> non-functional requirements include common requirements of every system.</w:t>
      </w:r>
      <w:r w:rsidR="002D457B">
        <w:t xml:space="preserve"> At the end Project feasibility was discussed which include technical feasibility, operational feasibility and Legal &amp; Ethical feasibility which means that the project is feasible within the time, budget and does not break or against the rules and regulations of the country.</w:t>
      </w:r>
    </w:p>
    <w:p w14:paraId="7A5048D1" w14:textId="75066E96" w:rsidR="00FB09E7" w:rsidRDefault="00FB09E7">
      <w:pPr>
        <w:spacing w:line="259" w:lineRule="auto"/>
        <w:jc w:val="left"/>
      </w:pPr>
      <w:r>
        <w:br w:type="page"/>
      </w:r>
    </w:p>
    <w:p w14:paraId="12CD69A8" w14:textId="272C1319" w:rsidR="00FB09E7" w:rsidRDefault="00FB09E7" w:rsidP="008A490D"/>
    <w:p w14:paraId="60E57AAD" w14:textId="5EA01B75" w:rsidR="00FB09E7" w:rsidRDefault="00FB09E7" w:rsidP="008A490D"/>
    <w:p w14:paraId="3F4A44D3" w14:textId="1F3F2D05" w:rsidR="00FB09E7" w:rsidRDefault="00FB09E7" w:rsidP="008A490D"/>
    <w:p w14:paraId="55AECE8A" w14:textId="2E36670A" w:rsidR="00FB09E7" w:rsidRDefault="00FB09E7" w:rsidP="008A490D"/>
    <w:p w14:paraId="781BBB7A" w14:textId="5AF43726" w:rsidR="00FB09E7" w:rsidRDefault="00FB09E7" w:rsidP="008A490D"/>
    <w:p w14:paraId="65F48225" w14:textId="7031C15F" w:rsidR="00FB09E7" w:rsidRDefault="00FB09E7" w:rsidP="008A490D"/>
    <w:p w14:paraId="3FD443FC" w14:textId="4D40F8BB" w:rsidR="00FB09E7" w:rsidRDefault="00FB09E7" w:rsidP="008A490D"/>
    <w:p w14:paraId="50930423" w14:textId="33128344" w:rsidR="00FB09E7" w:rsidRDefault="00FB09E7" w:rsidP="008A490D"/>
    <w:p w14:paraId="6D3DC496" w14:textId="12BD1BCB" w:rsidR="00FB09E7" w:rsidRDefault="00FB09E7" w:rsidP="00FB09E7">
      <w:pPr>
        <w:pStyle w:val="Heading1"/>
        <w:ind w:left="360" w:hanging="360"/>
        <w:jc w:val="center"/>
        <w:rPr>
          <w:sz w:val="36"/>
          <w:szCs w:val="36"/>
        </w:rPr>
      </w:pPr>
    </w:p>
    <w:p w14:paraId="7BDFF6C3" w14:textId="77777777" w:rsidR="00FB09E7" w:rsidRPr="00FB09E7" w:rsidRDefault="00FB09E7" w:rsidP="00FB09E7"/>
    <w:p w14:paraId="641D7E43" w14:textId="6068D429" w:rsidR="00FB09E7" w:rsidRPr="00FB09E7" w:rsidRDefault="00FB09E7" w:rsidP="00FB09E7">
      <w:pPr>
        <w:pStyle w:val="Heading1"/>
        <w:ind w:left="360" w:hanging="360"/>
        <w:jc w:val="center"/>
        <w:rPr>
          <w:sz w:val="36"/>
          <w:szCs w:val="36"/>
        </w:rPr>
      </w:pPr>
      <w:bookmarkStart w:id="89" w:name="_Toc42742514"/>
      <w:r w:rsidRPr="00FB09E7">
        <w:rPr>
          <w:sz w:val="36"/>
          <w:szCs w:val="36"/>
        </w:rPr>
        <w:t>CHAPTER 4</w:t>
      </w:r>
      <w:bookmarkEnd w:id="89"/>
    </w:p>
    <w:p w14:paraId="55C43B23" w14:textId="1FE5271C" w:rsidR="00FB09E7" w:rsidRDefault="00FB09E7" w:rsidP="00FB09E7">
      <w:pPr>
        <w:pStyle w:val="Heading1"/>
        <w:ind w:left="360" w:hanging="360"/>
        <w:jc w:val="center"/>
        <w:rPr>
          <w:sz w:val="36"/>
          <w:szCs w:val="36"/>
        </w:rPr>
      </w:pPr>
      <w:bookmarkStart w:id="90" w:name="_Toc42742515"/>
      <w:r w:rsidRPr="00FB09E7">
        <w:rPr>
          <w:sz w:val="36"/>
          <w:szCs w:val="36"/>
        </w:rPr>
        <w:t>SYSTEM MODELLING</w:t>
      </w:r>
      <w:bookmarkEnd w:id="90"/>
    </w:p>
    <w:p w14:paraId="4E32C180" w14:textId="1AE1197B" w:rsidR="00FB6050" w:rsidRPr="00FB6050" w:rsidRDefault="00FB6050" w:rsidP="00FB6050">
      <w:pPr>
        <w:spacing w:line="259" w:lineRule="auto"/>
        <w:jc w:val="left"/>
      </w:pPr>
      <w:r>
        <w:br w:type="page"/>
      </w:r>
    </w:p>
    <w:p w14:paraId="0C361FCC" w14:textId="0785E0A4" w:rsidR="00FB6050" w:rsidRPr="00F86319" w:rsidRDefault="005F3BF5" w:rsidP="005F3BF5">
      <w:pPr>
        <w:pStyle w:val="Heading1"/>
      </w:pPr>
      <w:bookmarkStart w:id="91" w:name="_Toc42742516"/>
      <w:r>
        <w:lastRenderedPageBreak/>
        <w:t>4.</w:t>
      </w:r>
      <w:r w:rsidR="00742639">
        <w:t>0</w:t>
      </w:r>
      <w:r>
        <w:t xml:space="preserve">   </w:t>
      </w:r>
      <w:r w:rsidR="00FB6050" w:rsidRPr="00CA764E">
        <w:t>Introduction</w:t>
      </w:r>
      <w:bookmarkEnd w:id="91"/>
    </w:p>
    <w:p w14:paraId="136E95DA" w14:textId="77777777" w:rsidR="00FB6050" w:rsidRPr="00F86319" w:rsidRDefault="00FB6050" w:rsidP="008122BE">
      <w:r w:rsidRPr="00F86319">
        <w:t xml:space="preserve">In this section we will get the aid of some type of models for graphic representation of our system from different type of perspectives of different stakeholders. Our representation will be done by using unified modelling language (UML). </w:t>
      </w:r>
    </w:p>
    <w:p w14:paraId="14777D47" w14:textId="35F87F39" w:rsidR="00FB6050" w:rsidRPr="00F86319" w:rsidRDefault="00FB6050" w:rsidP="008122BE">
      <w:r w:rsidRPr="00F86319">
        <w:t xml:space="preserve">UML is a </w:t>
      </w:r>
      <w:r w:rsidR="001C6774" w:rsidRPr="00F86319">
        <w:t>general-purpose</w:t>
      </w:r>
      <w:r w:rsidRPr="00F86319">
        <w:t xml:space="preserve"> developmental modelling language that used as an industry standard in the field of software engineering. In this chapter we will use 4+1 view to represent the architecture of our system.</w:t>
      </w:r>
    </w:p>
    <w:p w14:paraId="470DBF4B" w14:textId="5E501961" w:rsidR="00FB6050" w:rsidRPr="00F86319" w:rsidRDefault="005F3BF5" w:rsidP="00671058">
      <w:pPr>
        <w:pStyle w:val="Heading1"/>
      </w:pPr>
      <w:bookmarkStart w:id="92" w:name="_Toc42742517"/>
      <w:r>
        <w:t>4.</w:t>
      </w:r>
      <w:r w:rsidR="00742639">
        <w:t>1</w:t>
      </w:r>
      <w:r>
        <w:t xml:space="preserve">   </w:t>
      </w:r>
      <w:r w:rsidR="00FB6050" w:rsidRPr="00F86319">
        <w:t>System design</w:t>
      </w:r>
      <w:bookmarkEnd w:id="92"/>
    </w:p>
    <w:p w14:paraId="75708A6B" w14:textId="77777777" w:rsidR="00FB6050" w:rsidRPr="00F86319" w:rsidRDefault="00FB6050" w:rsidP="00FB6050">
      <w:pPr>
        <w:rPr>
          <w:rFonts w:cs="Times New Roman"/>
        </w:rPr>
      </w:pPr>
      <w:r w:rsidRPr="00F86319">
        <w:rPr>
          <w:rFonts w:cs="Times New Roman"/>
        </w:rPr>
        <w:t>It is the process of theoretically defining the development and usage of the product through architecture, models, and interactions, interfaces suitable data that is or will be processed by the system.</w:t>
      </w:r>
    </w:p>
    <w:p w14:paraId="797B1378" w14:textId="5B07A932" w:rsidR="00FB6050" w:rsidRPr="00F86319" w:rsidRDefault="005F3BF5" w:rsidP="00671058">
      <w:pPr>
        <w:pStyle w:val="Heading1"/>
        <w:spacing w:line="360" w:lineRule="auto"/>
        <w:ind w:left="360" w:hanging="360"/>
        <w:rPr>
          <w:rFonts w:cs="Times New Roman"/>
        </w:rPr>
      </w:pPr>
      <w:bookmarkStart w:id="93" w:name="_Toc42742518"/>
      <w:r>
        <w:t>4.</w:t>
      </w:r>
      <w:r w:rsidR="00742639">
        <w:t>2</w:t>
      </w:r>
      <w:r>
        <w:t xml:space="preserve">   </w:t>
      </w:r>
      <w:r w:rsidR="00FB6050" w:rsidRPr="00671058">
        <w:t>Design Approach</w:t>
      </w:r>
      <w:bookmarkEnd w:id="93"/>
    </w:p>
    <w:p w14:paraId="01A6D251" w14:textId="6F8F2031" w:rsidR="00FB6050" w:rsidRPr="00F86319" w:rsidRDefault="00FB6050" w:rsidP="00FB6050">
      <w:pPr>
        <w:rPr>
          <w:rFonts w:cs="Times New Roman"/>
        </w:rPr>
      </w:pPr>
      <w:r w:rsidRPr="00F86319">
        <w:rPr>
          <w:rFonts w:cs="Times New Roman"/>
        </w:rPr>
        <w:t xml:space="preserve">Since our system is subdivided into many subsystems </w:t>
      </w:r>
      <w:r w:rsidR="001C6774" w:rsidRPr="00F86319">
        <w:rPr>
          <w:rFonts w:cs="Times New Roman"/>
        </w:rPr>
        <w:t>therefor</w:t>
      </w:r>
      <w:r w:rsidR="001C6774">
        <w:rPr>
          <w:rFonts w:cs="Times New Roman"/>
        </w:rPr>
        <w:t>e</w:t>
      </w:r>
      <w:r w:rsidR="001C6774" w:rsidRPr="00F86319">
        <w:rPr>
          <w:rFonts w:cs="Times New Roman"/>
        </w:rPr>
        <w:t>,</w:t>
      </w:r>
      <w:r w:rsidRPr="00F86319">
        <w:rPr>
          <w:rFonts w:cs="Times New Roman"/>
        </w:rPr>
        <w:t xml:space="preserve"> we would be using </w:t>
      </w:r>
      <w:r w:rsidR="00742639">
        <w:rPr>
          <w:rFonts w:cs="Times New Roman"/>
        </w:rPr>
        <w:t>T</w:t>
      </w:r>
      <w:r w:rsidRPr="00F86319">
        <w:rPr>
          <w:rFonts w:cs="Times New Roman"/>
        </w:rPr>
        <w:t xml:space="preserve">op-Down </w:t>
      </w:r>
      <w:r w:rsidR="000A7910">
        <w:rPr>
          <w:rFonts w:cs="Times New Roman"/>
        </w:rPr>
        <w:t>D</w:t>
      </w:r>
      <w:r w:rsidRPr="00F86319">
        <w:rPr>
          <w:rFonts w:cs="Times New Roman"/>
        </w:rPr>
        <w:t xml:space="preserve">esign </w:t>
      </w:r>
      <w:r w:rsidR="000A7910">
        <w:rPr>
          <w:rFonts w:cs="Times New Roman"/>
        </w:rPr>
        <w:t>A</w:t>
      </w:r>
      <w:r w:rsidRPr="00F86319">
        <w:rPr>
          <w:rFonts w:cs="Times New Roman"/>
        </w:rPr>
        <w:t xml:space="preserve">pproach. By using this </w:t>
      </w:r>
      <w:r w:rsidR="001C6774" w:rsidRPr="00F86319">
        <w:rPr>
          <w:rFonts w:cs="Times New Roman"/>
        </w:rPr>
        <w:t>approach,</w:t>
      </w:r>
      <w:r w:rsidRPr="00F86319">
        <w:rPr>
          <w:rFonts w:cs="Times New Roman"/>
        </w:rPr>
        <w:t xml:space="preserve"> the sub programs or modules of the system would also be identified and elaborated easily.</w:t>
      </w:r>
      <w:r w:rsidR="005F3BF5">
        <w:rPr>
          <w:rFonts w:cs="Times New Roman"/>
        </w:rPr>
        <w:t xml:space="preserve"> </w:t>
      </w:r>
      <w:r w:rsidRPr="00F86319">
        <w:rPr>
          <w:rFonts w:cs="Times New Roman"/>
        </w:rPr>
        <w:t>The whole system is taken as a single entity and divided into multiple sub systems and then each of these sub systems are taken as a single</w:t>
      </w:r>
      <w:r>
        <w:rPr>
          <w:rFonts w:cs="Times New Roman"/>
        </w:rPr>
        <w:t xml:space="preserve"> </w:t>
      </w:r>
      <w:r w:rsidRPr="00F86319">
        <w:rPr>
          <w:rFonts w:cs="Times New Roman"/>
        </w:rPr>
        <w:t xml:space="preserve">entity and divided further. First defining the basic </w:t>
      </w:r>
      <w:r>
        <w:rPr>
          <w:rFonts w:cs="Times New Roman"/>
        </w:rPr>
        <w:t xml:space="preserve">and generic model then going is </w:t>
      </w:r>
      <w:r w:rsidRPr="00F86319">
        <w:rPr>
          <w:rFonts w:cs="Times New Roman"/>
        </w:rPr>
        <w:t xml:space="preserve">depth and defining </w:t>
      </w:r>
      <w:r w:rsidR="00742639" w:rsidRPr="00F86319">
        <w:rPr>
          <w:rFonts w:cs="Times New Roman"/>
        </w:rPr>
        <w:t>each</w:t>
      </w:r>
      <w:r w:rsidR="001C6774">
        <w:rPr>
          <w:rFonts w:cs="Times New Roman"/>
        </w:rPr>
        <w:t xml:space="preserve"> </w:t>
      </w:r>
      <w:r w:rsidRPr="00F86319">
        <w:rPr>
          <w:rFonts w:cs="Times New Roman"/>
        </w:rPr>
        <w:t>part of it.</w:t>
      </w:r>
    </w:p>
    <w:p w14:paraId="77DF1A4E" w14:textId="3306F579" w:rsidR="00FB6050" w:rsidRDefault="00FB6050" w:rsidP="00FB6050">
      <w:pPr>
        <w:rPr>
          <w:rFonts w:cs="Times New Roman"/>
        </w:rPr>
      </w:pPr>
      <w:r>
        <w:rPr>
          <w:rFonts w:cs="Times New Roman"/>
          <w:noProof/>
          <w:lang w:val="en-US"/>
        </w:rPr>
        <w:lastRenderedPageBreak/>
        <w:drawing>
          <wp:anchor distT="0" distB="0" distL="114300" distR="114300" simplePos="0" relativeHeight="251662336" behindDoc="1" locked="0" layoutInCell="1" allowOverlap="1" wp14:anchorId="615C0196" wp14:editId="72B60B5D">
            <wp:simplePos x="0" y="0"/>
            <wp:positionH relativeFrom="column">
              <wp:posOffset>-354330</wp:posOffset>
            </wp:positionH>
            <wp:positionV relativeFrom="paragraph">
              <wp:posOffset>400050</wp:posOffset>
            </wp:positionV>
            <wp:extent cx="5795010" cy="5772150"/>
            <wp:effectExtent l="0" t="0" r="0" b="0"/>
            <wp:wrapTight wrapText="bothSides">
              <wp:wrapPolygon edited="0">
                <wp:start x="0" y="0"/>
                <wp:lineTo x="0" y="21481"/>
                <wp:lineTo x="21538" y="21481"/>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down.jpg"/>
                    <pic:cNvPicPr/>
                  </pic:nvPicPr>
                  <pic:blipFill rotWithShape="1">
                    <a:blip r:embed="rId19">
                      <a:extLst>
                        <a:ext uri="{28A0092B-C50C-407E-A947-70E740481C1C}">
                          <a14:useLocalDpi xmlns:a14="http://schemas.microsoft.com/office/drawing/2010/main" val="0"/>
                        </a:ext>
                      </a:extLst>
                    </a:blip>
                    <a:srcRect r="42666" b="-1014"/>
                    <a:stretch/>
                  </pic:blipFill>
                  <pic:spPr bwMode="auto">
                    <a:xfrm>
                      <a:off x="0" y="0"/>
                      <a:ext cx="5795010" cy="577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6319">
        <w:rPr>
          <w:rFonts w:cs="Times New Roman"/>
        </w:rPr>
        <w:t>The top-down approach for our system is given below.</w:t>
      </w:r>
    </w:p>
    <w:p w14:paraId="5121725A" w14:textId="38CEAA2E" w:rsidR="00FB6050" w:rsidRPr="0058358C" w:rsidRDefault="00A31D9C" w:rsidP="00A31D9C">
      <w:pPr>
        <w:pStyle w:val="Caption"/>
        <w:jc w:val="center"/>
      </w:pPr>
      <w:r>
        <w:t xml:space="preserve">Figure </w:t>
      </w:r>
      <w:r w:rsidR="00DF42EC">
        <w:t>4</w:t>
      </w:r>
      <w:r w:rsidR="00A0017A">
        <w:t>.</w:t>
      </w:r>
      <w:fldSimple w:instr=" SEQ Figure \* ARABIC \s 1 ">
        <w:r w:rsidR="00A0017A">
          <w:t>1</w:t>
        </w:r>
      </w:fldSimple>
      <w:r w:rsidRPr="0058358C">
        <w:t>: Top down approach for system</w:t>
      </w:r>
    </w:p>
    <w:p w14:paraId="0B2CC6FB" w14:textId="05900D08" w:rsidR="00FB6050" w:rsidRPr="00F86319" w:rsidRDefault="005F3BF5" w:rsidP="00FB6050">
      <w:pPr>
        <w:pStyle w:val="Heading1"/>
        <w:spacing w:line="360" w:lineRule="auto"/>
        <w:rPr>
          <w:rFonts w:cs="Times New Roman"/>
        </w:rPr>
      </w:pPr>
      <w:bookmarkStart w:id="94" w:name="_Toc42742519"/>
      <w:r>
        <w:rPr>
          <w:rFonts w:cs="Times New Roman"/>
        </w:rPr>
        <w:t>4.</w:t>
      </w:r>
      <w:r w:rsidR="00385A1B">
        <w:rPr>
          <w:rFonts w:cs="Times New Roman"/>
        </w:rPr>
        <w:t>3</w:t>
      </w:r>
      <w:r>
        <w:rPr>
          <w:rFonts w:cs="Times New Roman"/>
        </w:rPr>
        <w:t xml:space="preserve">   I</w:t>
      </w:r>
      <w:r w:rsidR="00FB6050" w:rsidRPr="00F86319">
        <w:rPr>
          <w:rFonts w:cs="Times New Roman"/>
        </w:rPr>
        <w:t>nterface design</w:t>
      </w:r>
      <w:bookmarkEnd w:id="94"/>
    </w:p>
    <w:p w14:paraId="4FDA4E52" w14:textId="77777777" w:rsidR="00FB6050" w:rsidRPr="00F86319" w:rsidRDefault="00FB6050" w:rsidP="00FB6050">
      <w:pPr>
        <w:rPr>
          <w:rFonts w:cs="Times New Roman"/>
        </w:rPr>
      </w:pPr>
      <w:r w:rsidRPr="00F86319">
        <w:rPr>
          <w:rFonts w:cs="Times New Roman"/>
        </w:rPr>
        <w:t>Interface design means the visual layout and placement of the system.  An interactive or responsive manner layout used by the user of the system by some elements. These elements may be menus, buttons, radio buttons, check lists etc.</w:t>
      </w:r>
    </w:p>
    <w:p w14:paraId="04FB700B" w14:textId="77777777" w:rsidR="00FB6050" w:rsidRPr="00F86319" w:rsidRDefault="00FB6050" w:rsidP="00FB6050">
      <w:pPr>
        <w:rPr>
          <w:rFonts w:cs="Times New Roman"/>
        </w:rPr>
      </w:pPr>
      <w:r w:rsidRPr="00F86319">
        <w:rPr>
          <w:rFonts w:cs="Times New Roman"/>
        </w:rPr>
        <w:t>The designs must not only be attractive but also display and explain the functionalities of the system.</w:t>
      </w:r>
    </w:p>
    <w:p w14:paraId="3D05F7B7" w14:textId="11849280" w:rsidR="00FB6050" w:rsidRPr="00F86319" w:rsidRDefault="00FB6050" w:rsidP="00DC4A6F">
      <w:pPr>
        <w:pStyle w:val="Heading3"/>
        <w:numPr>
          <w:ilvl w:val="2"/>
          <w:numId w:val="27"/>
        </w:numPr>
      </w:pPr>
      <w:bookmarkStart w:id="95" w:name="_Toc42742520"/>
      <w:r w:rsidRPr="00F86319">
        <w:lastRenderedPageBreak/>
        <w:t>High fidelity Prototype</w:t>
      </w:r>
      <w:bookmarkEnd w:id="95"/>
    </w:p>
    <w:p w14:paraId="28FCF748" w14:textId="20F27AC9" w:rsidR="00FB6050" w:rsidRPr="00F86319" w:rsidRDefault="00FB6050" w:rsidP="00FB6050">
      <w:pPr>
        <w:rPr>
          <w:rFonts w:cs="Times New Roman"/>
        </w:rPr>
      </w:pPr>
      <w:r w:rsidRPr="00F86319">
        <w:rPr>
          <w:rFonts w:cs="Times New Roman"/>
        </w:rPr>
        <w:t xml:space="preserve">This is a type of prototype which is very much attractive and shows the functionality, operating and </w:t>
      </w:r>
      <w:r w:rsidR="00997253" w:rsidRPr="00F86319">
        <w:rPr>
          <w:rFonts w:cs="Times New Roman"/>
        </w:rPr>
        <w:t>workflow</w:t>
      </w:r>
      <w:r w:rsidRPr="00F86319">
        <w:rPr>
          <w:rFonts w:cs="Times New Roman"/>
        </w:rPr>
        <w:t xml:space="preserve"> of the system. </w:t>
      </w:r>
      <w:r w:rsidR="00997253" w:rsidRPr="00F86319">
        <w:rPr>
          <w:rFonts w:cs="Times New Roman"/>
        </w:rPr>
        <w:t>These types of prototypes</w:t>
      </w:r>
      <w:r w:rsidRPr="00F86319">
        <w:rPr>
          <w:rFonts w:cs="Times New Roman"/>
        </w:rPr>
        <w:t xml:space="preserve"> are very close to the final design of the fully functional system.</w:t>
      </w:r>
    </w:p>
    <w:p w14:paraId="384EEB98" w14:textId="1189E6AB" w:rsidR="00FB6050" w:rsidRDefault="00FB6050" w:rsidP="00AF2711">
      <w:pPr>
        <w:rPr>
          <w:rFonts w:cs="Times New Roman"/>
        </w:rPr>
      </w:pPr>
      <w:r w:rsidRPr="00F86319">
        <w:rPr>
          <w:rFonts w:cs="Times New Roman"/>
        </w:rPr>
        <w:t>The level of detail and comprehensiveness in this type of prototype allows us to test, Analyse and question the usability of the system</w:t>
      </w:r>
      <w:r w:rsidR="00F10F78">
        <w:rPr>
          <w:rFonts w:cs="Times New Roman"/>
        </w:rPr>
        <w:t xml:space="preserve"> workflow</w:t>
      </w:r>
      <w:r w:rsidRPr="00F86319">
        <w:rPr>
          <w:rFonts w:cs="Times New Roman"/>
        </w:rPr>
        <w:t>.</w:t>
      </w:r>
    </w:p>
    <w:p w14:paraId="7262F3F4" w14:textId="0174E0F0" w:rsidR="00AF2711" w:rsidRDefault="00AF2711" w:rsidP="00DC4A6F">
      <w:pPr>
        <w:pStyle w:val="Heading4"/>
        <w:numPr>
          <w:ilvl w:val="3"/>
          <w:numId w:val="27"/>
        </w:numPr>
      </w:pPr>
      <w:r>
        <w:t>Landing page</w:t>
      </w:r>
    </w:p>
    <w:p w14:paraId="54349A42" w14:textId="7C89A59F" w:rsidR="00AF2711" w:rsidRDefault="00AF2711" w:rsidP="00AF2711"/>
    <w:p w14:paraId="35A3379A" w14:textId="38F086E1" w:rsidR="00AF2711" w:rsidRPr="005F2AA0" w:rsidRDefault="00AF2711" w:rsidP="00DC4A6F">
      <w:pPr>
        <w:pStyle w:val="Heading4"/>
        <w:numPr>
          <w:ilvl w:val="3"/>
          <w:numId w:val="27"/>
        </w:numPr>
        <w:rPr>
          <w:iCs w:val="0"/>
        </w:rPr>
      </w:pPr>
      <w:r>
        <w:t>S</w:t>
      </w:r>
      <w:r w:rsidRPr="005F2AA0">
        <w:rPr>
          <w:iCs w:val="0"/>
        </w:rPr>
        <w:t>ign</w:t>
      </w:r>
      <w:r w:rsidR="00B07943" w:rsidRPr="005F2AA0">
        <w:rPr>
          <w:iCs w:val="0"/>
        </w:rPr>
        <w:t xml:space="preserve"> </w:t>
      </w:r>
      <w:r w:rsidRPr="005F2AA0">
        <w:rPr>
          <w:iCs w:val="0"/>
        </w:rPr>
        <w:t>in</w:t>
      </w:r>
    </w:p>
    <w:p w14:paraId="5735540C" w14:textId="06E7F915" w:rsidR="00AF2711" w:rsidRPr="00AF2711" w:rsidRDefault="00974826" w:rsidP="00AF2711">
      <w:r>
        <w:rPr>
          <w:noProof/>
        </w:rPr>
        <w:drawing>
          <wp:inline distT="0" distB="0" distL="0" distR="0" wp14:anchorId="0C4B5467" wp14:editId="0979A603">
            <wp:extent cx="5502910" cy="309372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78312504" w14:textId="75201EF6" w:rsidR="00AF2711" w:rsidRDefault="00AF2711" w:rsidP="00DC4A6F">
      <w:pPr>
        <w:pStyle w:val="Heading4"/>
        <w:numPr>
          <w:ilvl w:val="3"/>
          <w:numId w:val="27"/>
        </w:numPr>
      </w:pPr>
      <w:r w:rsidRPr="008A2848">
        <w:lastRenderedPageBreak/>
        <w:t>Sign</w:t>
      </w:r>
      <w:r w:rsidR="005620D3">
        <w:t xml:space="preserve"> </w:t>
      </w:r>
      <w:r w:rsidRPr="008A2848">
        <w:t>up</w:t>
      </w:r>
    </w:p>
    <w:p w14:paraId="3F0863FB" w14:textId="7AB8E633" w:rsidR="00C85C03" w:rsidRPr="00C85C03" w:rsidRDefault="00974826" w:rsidP="00C85C03">
      <w:r>
        <w:rPr>
          <w:noProof/>
        </w:rPr>
        <w:drawing>
          <wp:inline distT="0" distB="0" distL="0" distR="0" wp14:anchorId="22643834" wp14:editId="6F7E5830">
            <wp:extent cx="5502910" cy="3093720"/>
            <wp:effectExtent l="0" t="0" r="254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_u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889A33" w14:textId="3D3EB30B" w:rsidR="00AF2711" w:rsidRDefault="00AF2711" w:rsidP="00DC4A6F">
      <w:pPr>
        <w:pStyle w:val="Heading4"/>
        <w:numPr>
          <w:ilvl w:val="3"/>
          <w:numId w:val="27"/>
        </w:numPr>
      </w:pPr>
      <w:r>
        <w:t>Search news</w:t>
      </w:r>
    </w:p>
    <w:p w14:paraId="6385945D" w14:textId="54E3F7FB" w:rsidR="00C85C03" w:rsidRPr="00C85C03" w:rsidRDefault="00974826" w:rsidP="00C85C03">
      <w:r>
        <w:rPr>
          <w:noProof/>
        </w:rPr>
        <w:drawing>
          <wp:inline distT="0" distB="0" distL="0" distR="0" wp14:anchorId="48AD4415" wp14:editId="2108B00F">
            <wp:extent cx="5502910" cy="309372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106603FD" w14:textId="20D0ADF3" w:rsidR="00AF2711" w:rsidRDefault="00B133CB" w:rsidP="00DC4A6F">
      <w:pPr>
        <w:pStyle w:val="Heading4"/>
        <w:numPr>
          <w:ilvl w:val="3"/>
          <w:numId w:val="27"/>
        </w:numPr>
      </w:pPr>
      <w:r>
        <w:lastRenderedPageBreak/>
        <w:t>Homepage for Registered user</w:t>
      </w:r>
    </w:p>
    <w:p w14:paraId="360623BF" w14:textId="65298128" w:rsidR="00C85C03" w:rsidRPr="00C85C03" w:rsidRDefault="00974826" w:rsidP="00C85C03">
      <w:r>
        <w:rPr>
          <w:noProof/>
        </w:rPr>
        <w:drawing>
          <wp:inline distT="0" distB="0" distL="0" distR="0" wp14:anchorId="044CD0DF" wp14:editId="4BC86735">
            <wp:extent cx="5502910" cy="309372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34B3CC5D" w14:textId="53E3ACFB" w:rsidR="00AF2711" w:rsidRDefault="00AF2711" w:rsidP="00DC4A6F">
      <w:pPr>
        <w:pStyle w:val="Heading4"/>
        <w:numPr>
          <w:ilvl w:val="3"/>
          <w:numId w:val="27"/>
        </w:numPr>
      </w:pPr>
      <w:r>
        <w:t>Latest news</w:t>
      </w:r>
    </w:p>
    <w:p w14:paraId="31352703" w14:textId="57856CF9" w:rsidR="00C85C03" w:rsidRPr="00C85C03" w:rsidRDefault="00974826" w:rsidP="00C85C03">
      <w:r>
        <w:rPr>
          <w:noProof/>
        </w:rPr>
        <w:drawing>
          <wp:inline distT="0" distB="0" distL="0" distR="0" wp14:anchorId="34B26E8A" wp14:editId="5CC356A8">
            <wp:extent cx="5502910" cy="3093720"/>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438E7E79" w14:textId="1E947188" w:rsidR="00AF2711" w:rsidRDefault="00AF2711" w:rsidP="00DC4A6F">
      <w:pPr>
        <w:pStyle w:val="Heading4"/>
        <w:numPr>
          <w:ilvl w:val="3"/>
          <w:numId w:val="27"/>
        </w:numPr>
      </w:pPr>
      <w:r>
        <w:lastRenderedPageBreak/>
        <w:t>Newsfeed</w:t>
      </w:r>
    </w:p>
    <w:p w14:paraId="1F9E984C" w14:textId="52B69F79" w:rsidR="00C85C03" w:rsidRPr="00C85C03" w:rsidRDefault="00974826" w:rsidP="00C85C03">
      <w:r>
        <w:rPr>
          <w:noProof/>
        </w:rPr>
        <w:drawing>
          <wp:inline distT="0" distB="0" distL="0" distR="0" wp14:anchorId="4310D02E" wp14:editId="1191DE48">
            <wp:extent cx="5502910" cy="3093720"/>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E2B53A" w14:textId="4E3A3B2C" w:rsidR="00AF2711" w:rsidRDefault="00AF2711" w:rsidP="00DC4A6F">
      <w:pPr>
        <w:pStyle w:val="Heading4"/>
        <w:numPr>
          <w:ilvl w:val="3"/>
          <w:numId w:val="27"/>
        </w:numPr>
      </w:pPr>
      <w:r>
        <w:t>Change account name</w:t>
      </w:r>
    </w:p>
    <w:p w14:paraId="74F60E00" w14:textId="0DE766FE" w:rsidR="00C85C03" w:rsidRPr="00C85C03" w:rsidRDefault="00974826" w:rsidP="00C85C03">
      <w:r>
        <w:rPr>
          <w:noProof/>
        </w:rPr>
        <w:drawing>
          <wp:inline distT="0" distB="0" distL="0" distR="0" wp14:anchorId="0166D08E" wp14:editId="1959708D">
            <wp:extent cx="5502910" cy="309372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E4F417E" w14:textId="20D60B34" w:rsidR="00AF2711" w:rsidRDefault="00AF2711" w:rsidP="00DC4A6F">
      <w:pPr>
        <w:pStyle w:val="Heading4"/>
        <w:numPr>
          <w:ilvl w:val="3"/>
          <w:numId w:val="27"/>
        </w:numPr>
      </w:pPr>
      <w:r>
        <w:lastRenderedPageBreak/>
        <w:t>Change account password</w:t>
      </w:r>
    </w:p>
    <w:p w14:paraId="1581921B" w14:textId="7BBE4E17" w:rsidR="00C85C03" w:rsidRPr="00C85C03" w:rsidRDefault="00974826" w:rsidP="00C85C03">
      <w:r>
        <w:rPr>
          <w:noProof/>
        </w:rPr>
        <w:drawing>
          <wp:inline distT="0" distB="0" distL="0" distR="0" wp14:anchorId="4EC6CF73" wp14:editId="0C0EEB8B">
            <wp:extent cx="5502910" cy="3093720"/>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E05299E" w14:textId="32E56186" w:rsidR="00AF2711" w:rsidRDefault="00894E59" w:rsidP="00894E59">
      <w:pPr>
        <w:pStyle w:val="Heading4"/>
        <w:numPr>
          <w:ilvl w:val="3"/>
          <w:numId w:val="27"/>
        </w:numPr>
      </w:pPr>
      <w:r>
        <w:t>Dashboard</w:t>
      </w:r>
    </w:p>
    <w:p w14:paraId="35577BB2" w14:textId="2AC2311D" w:rsidR="00AF2711" w:rsidRDefault="00974826" w:rsidP="00AF2711">
      <w:r>
        <w:rPr>
          <w:noProof/>
        </w:rPr>
        <w:drawing>
          <wp:inline distT="0" distB="0" distL="0" distR="0" wp14:anchorId="6C69AD61" wp14:editId="7BB00524">
            <wp:extent cx="5502910" cy="3093720"/>
            <wp:effectExtent l="0" t="0" r="254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B451692" w14:textId="67367682" w:rsidR="00974826" w:rsidRDefault="00F02A17" w:rsidP="00974826">
      <w:pPr>
        <w:pStyle w:val="Heading4"/>
        <w:numPr>
          <w:ilvl w:val="3"/>
          <w:numId w:val="27"/>
        </w:numPr>
      </w:pPr>
      <w:r>
        <w:lastRenderedPageBreak/>
        <w:t>Select news Interests</w:t>
      </w:r>
    </w:p>
    <w:p w14:paraId="547FDE91" w14:textId="6477322A" w:rsidR="00974826" w:rsidRDefault="00F02A17" w:rsidP="00974826">
      <w:r>
        <w:rPr>
          <w:noProof/>
        </w:rPr>
        <w:drawing>
          <wp:inline distT="0" distB="0" distL="0" distR="0" wp14:anchorId="4BCC6F8A" wp14:editId="4BB9B4F9">
            <wp:extent cx="5502910" cy="3093720"/>
            <wp:effectExtent l="0" t="0" r="2540" b="0"/>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A0D09C5" w14:textId="77777777" w:rsidR="00974826" w:rsidRDefault="00974826" w:rsidP="00974826">
      <w:pPr>
        <w:pStyle w:val="Heading4"/>
        <w:numPr>
          <w:ilvl w:val="3"/>
          <w:numId w:val="27"/>
        </w:numPr>
      </w:pPr>
      <w:r>
        <w:t>Dashboard</w:t>
      </w:r>
    </w:p>
    <w:p w14:paraId="76E2E2E6" w14:textId="6261E08C" w:rsidR="00974826" w:rsidRPr="00AF2711" w:rsidRDefault="00974826" w:rsidP="00F02A17">
      <w:r>
        <w:rPr>
          <w:noProof/>
        </w:rPr>
        <w:drawing>
          <wp:inline distT="0" distB="0" distL="0" distR="0" wp14:anchorId="7B7F5DDA" wp14:editId="6040639D">
            <wp:extent cx="5502910" cy="3093720"/>
            <wp:effectExtent l="0" t="0" r="2540" b="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D48490D" w14:textId="56EF70F7" w:rsidR="00FB6050" w:rsidRPr="00F86319" w:rsidRDefault="00031127" w:rsidP="008636D0">
      <w:pPr>
        <w:pStyle w:val="Heading1"/>
      </w:pPr>
      <w:bookmarkStart w:id="96" w:name="_Toc42742521"/>
      <w:r>
        <w:t>4.</w:t>
      </w:r>
      <w:r w:rsidR="00983F1E">
        <w:t>4</w:t>
      </w:r>
      <w:r>
        <w:t xml:space="preserve">   </w:t>
      </w:r>
      <w:r w:rsidR="00FB6050" w:rsidRPr="00F86319">
        <w:t xml:space="preserve">4+1 view </w:t>
      </w:r>
      <w:r w:rsidR="008636D0">
        <w:t>M</w:t>
      </w:r>
      <w:r w:rsidR="00FB6050" w:rsidRPr="00F86319">
        <w:t xml:space="preserve">odel of </w:t>
      </w:r>
      <w:r w:rsidR="008636D0">
        <w:t>A</w:t>
      </w:r>
      <w:r w:rsidR="00FB6050" w:rsidRPr="00F86319">
        <w:t>rchitecture</w:t>
      </w:r>
      <w:bookmarkEnd w:id="96"/>
      <w:r w:rsidR="00FB6050" w:rsidRPr="00F86319">
        <w:t xml:space="preserve"> </w:t>
      </w:r>
    </w:p>
    <w:p w14:paraId="785EFF0D" w14:textId="77777777" w:rsidR="009D2734" w:rsidRDefault="008636D0" w:rsidP="009D2734">
      <w:pPr>
        <w:rPr>
          <w:rFonts w:cs="Times New Roman"/>
        </w:rPr>
      </w:pPr>
      <w:r>
        <w:rPr>
          <w:rFonts w:cs="Times New Roman"/>
        </w:rPr>
        <w:t xml:space="preserve">All </w:t>
      </w:r>
      <w:r w:rsidR="00FB6050" w:rsidRPr="00F86319">
        <w:rPr>
          <w:rFonts w:cs="Times New Roman"/>
        </w:rPr>
        <w:t>view</w:t>
      </w:r>
      <w:r>
        <w:rPr>
          <w:rFonts w:cs="Times New Roman"/>
        </w:rPr>
        <w:t>s which are application to this project are described below</w:t>
      </w:r>
      <w:r w:rsidR="00FB6050" w:rsidRPr="00F86319">
        <w:rPr>
          <w:rFonts w:cs="Times New Roman"/>
        </w:rPr>
        <w:t xml:space="preserve"> </w:t>
      </w:r>
      <w:r>
        <w:rPr>
          <w:rFonts w:cs="Times New Roman"/>
        </w:rPr>
        <w:t>diagrams</w:t>
      </w:r>
      <w:r w:rsidR="00FB6050" w:rsidRPr="00F86319">
        <w:rPr>
          <w:rFonts w:cs="Times New Roman"/>
        </w:rPr>
        <w:t xml:space="preserve">. </w:t>
      </w:r>
    </w:p>
    <w:p w14:paraId="37E36C46" w14:textId="7CA3D280" w:rsidR="00407861" w:rsidRPr="009D2734" w:rsidRDefault="00407861" w:rsidP="00DC4A6F">
      <w:pPr>
        <w:pStyle w:val="Heading3"/>
        <w:numPr>
          <w:ilvl w:val="2"/>
          <w:numId w:val="28"/>
        </w:numPr>
        <w:rPr>
          <w:rFonts w:cs="Times New Roman"/>
        </w:rPr>
      </w:pPr>
      <w:bookmarkStart w:id="97" w:name="_Toc42742522"/>
      <w:r>
        <w:t>Logical View</w:t>
      </w:r>
      <w:bookmarkEnd w:id="97"/>
    </w:p>
    <w:p w14:paraId="318EBEDA" w14:textId="4DD53015" w:rsidR="00407861" w:rsidRDefault="00407861" w:rsidP="00407861">
      <w:r>
        <w:t>This view shows the logical parts of the system and contains the information about these parts. This view helps in determining the logical connectivity of different parts of the systems.</w:t>
      </w:r>
    </w:p>
    <w:p w14:paraId="06A28474" w14:textId="47D26A00" w:rsidR="00407861" w:rsidRDefault="00407861" w:rsidP="00DC4A6F">
      <w:pPr>
        <w:pStyle w:val="Heading4"/>
        <w:numPr>
          <w:ilvl w:val="3"/>
          <w:numId w:val="28"/>
        </w:numPr>
      </w:pPr>
      <w:r>
        <w:lastRenderedPageBreak/>
        <w:t>Class diagram</w:t>
      </w:r>
    </w:p>
    <w:p w14:paraId="146C7561" w14:textId="6EE551EA" w:rsidR="00407861" w:rsidRDefault="00DF7CC6" w:rsidP="00407861">
      <w:r>
        <w:t>Class diagram is a structural diagram in UML which shows about the static structure of the system. This diagram includes classes, attributes and methods and relationship among different objects. The class diagram of our system is shown below.</w:t>
      </w:r>
    </w:p>
    <w:p w14:paraId="6E847C7C" w14:textId="6BA89243" w:rsidR="00DF7CC6" w:rsidRDefault="00DF7CC6" w:rsidP="00407861"/>
    <w:p w14:paraId="3CFFFFDD" w14:textId="1A50CFF4" w:rsidR="00DF7CC6" w:rsidRDefault="008D5011" w:rsidP="00407861">
      <w:r>
        <w:rPr>
          <w:noProof/>
        </w:rPr>
        <w:drawing>
          <wp:inline distT="0" distB="0" distL="0" distR="0" wp14:anchorId="29468B6C" wp14:editId="27FA71D4">
            <wp:extent cx="5494270" cy="5034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diagram.png"/>
                    <pic:cNvPicPr/>
                  </pic:nvPicPr>
                  <pic:blipFill>
                    <a:blip r:embed="rId30">
                      <a:extLst>
                        <a:ext uri="{28A0092B-C50C-407E-A947-70E740481C1C}">
                          <a14:useLocalDpi xmlns:a14="http://schemas.microsoft.com/office/drawing/2010/main" val="0"/>
                        </a:ext>
                      </a:extLst>
                    </a:blip>
                    <a:stretch>
                      <a:fillRect/>
                    </a:stretch>
                  </pic:blipFill>
                  <pic:spPr>
                    <a:xfrm>
                      <a:off x="0" y="0"/>
                      <a:ext cx="5560481" cy="5094948"/>
                    </a:xfrm>
                    <a:prstGeom prst="rect">
                      <a:avLst/>
                    </a:prstGeom>
                  </pic:spPr>
                </pic:pic>
              </a:graphicData>
            </a:graphic>
          </wp:inline>
        </w:drawing>
      </w:r>
    </w:p>
    <w:p w14:paraId="1281D387" w14:textId="45D23CD0" w:rsidR="004D04DF" w:rsidRPr="0058358C" w:rsidRDefault="00C43DA7" w:rsidP="00C43DA7">
      <w:pPr>
        <w:pStyle w:val="Caption"/>
        <w:jc w:val="center"/>
      </w:pPr>
      <w:r>
        <w:t>Figure 4.2</w:t>
      </w:r>
      <w:r w:rsidRPr="0058358C">
        <w:t xml:space="preserve">: Class diagram of the </w:t>
      </w:r>
      <w:commentRangeStart w:id="98"/>
      <w:r w:rsidRPr="0058358C">
        <w:t>system</w:t>
      </w:r>
      <w:commentRangeEnd w:id="98"/>
      <w:r w:rsidR="00164DE1">
        <w:rPr>
          <w:rStyle w:val="CommentReference"/>
          <w:i w:val="0"/>
          <w:iCs w:val="0"/>
          <w:color w:val="000000" w:themeColor="text1"/>
        </w:rPr>
        <w:commentReference w:id="98"/>
      </w:r>
    </w:p>
    <w:p w14:paraId="245D0663" w14:textId="77777777" w:rsidR="009D2734" w:rsidRPr="009D2734" w:rsidRDefault="009D2734" w:rsidP="009D2734"/>
    <w:p w14:paraId="787DF086" w14:textId="425BCC74" w:rsidR="009D2734" w:rsidRDefault="009D2734" w:rsidP="009C55B2">
      <w:pPr>
        <w:pStyle w:val="Heading4"/>
        <w:numPr>
          <w:ilvl w:val="3"/>
          <w:numId w:val="28"/>
        </w:numPr>
      </w:pPr>
      <w:r>
        <w:lastRenderedPageBreak/>
        <w:t>ERD</w:t>
      </w:r>
    </w:p>
    <w:p w14:paraId="56BF5056" w14:textId="291F00FE" w:rsidR="009C55B2" w:rsidRDefault="00EC2E49" w:rsidP="009C55B2">
      <w:r>
        <w:rPr>
          <w:noProof/>
        </w:rPr>
        <w:drawing>
          <wp:inline distT="0" distB="0" distL="0" distR="0" wp14:anchorId="2575C8EC" wp14:editId="62B6F0A7">
            <wp:extent cx="5502910" cy="3192780"/>
            <wp:effectExtent l="0" t="0" r="254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jpg"/>
                    <pic:cNvPicPr/>
                  </pic:nvPicPr>
                  <pic:blipFill>
                    <a:blip r:embed="rId31">
                      <a:extLst>
                        <a:ext uri="{28A0092B-C50C-407E-A947-70E740481C1C}">
                          <a14:useLocalDpi xmlns:a14="http://schemas.microsoft.com/office/drawing/2010/main" val="0"/>
                        </a:ext>
                      </a:extLst>
                    </a:blip>
                    <a:stretch>
                      <a:fillRect/>
                    </a:stretch>
                  </pic:blipFill>
                  <pic:spPr>
                    <a:xfrm>
                      <a:off x="0" y="0"/>
                      <a:ext cx="5502910" cy="3192780"/>
                    </a:xfrm>
                    <a:prstGeom prst="rect">
                      <a:avLst/>
                    </a:prstGeom>
                  </pic:spPr>
                </pic:pic>
              </a:graphicData>
            </a:graphic>
          </wp:inline>
        </w:drawing>
      </w:r>
    </w:p>
    <w:p w14:paraId="513BBF1A" w14:textId="7839BD0B" w:rsidR="009C55B2" w:rsidRPr="009C55B2" w:rsidRDefault="009C55B2" w:rsidP="00CC4EE6">
      <w:pPr>
        <w:pStyle w:val="Caption"/>
        <w:jc w:val="center"/>
      </w:pPr>
      <w:r>
        <w:t xml:space="preserve">Figure </w:t>
      </w:r>
      <w:r w:rsidR="00CC4EE6">
        <w:t>4</w:t>
      </w:r>
      <w:r>
        <w:t>.</w:t>
      </w:r>
      <w:r w:rsidR="00CC4EE6">
        <w:t>3</w:t>
      </w:r>
      <w:r w:rsidRPr="0058358C">
        <w:t>: ERD</w:t>
      </w:r>
    </w:p>
    <w:p w14:paraId="5DE4FE61" w14:textId="7D2310BD" w:rsidR="00FB6050" w:rsidRDefault="00FB6050" w:rsidP="00DC4A6F">
      <w:pPr>
        <w:pStyle w:val="Heading3"/>
        <w:numPr>
          <w:ilvl w:val="2"/>
          <w:numId w:val="28"/>
        </w:numPr>
      </w:pPr>
      <w:bookmarkStart w:id="99" w:name="_Toc42742523"/>
      <w:r>
        <w:t>Process View</w:t>
      </w:r>
      <w:bookmarkEnd w:id="99"/>
    </w:p>
    <w:p w14:paraId="34FFC0AE" w14:textId="0BF276A2" w:rsidR="00FB6050" w:rsidRPr="00F165D9" w:rsidRDefault="00FB6050" w:rsidP="00FB6050">
      <w:r>
        <w:t xml:space="preserve">This view shows the workflow and moving of functionality of a system </w:t>
      </w:r>
      <w:r w:rsidR="00A56F10">
        <w:t>and</w:t>
      </w:r>
      <w:r>
        <w:t xml:space="preserve"> tells us the concurrent processes of the system. This view helps us in analysing the performance and availability of the system</w:t>
      </w:r>
    </w:p>
    <w:p w14:paraId="528FAD33" w14:textId="273A6DB2" w:rsidR="00FB6050" w:rsidRDefault="00FB6050" w:rsidP="00DC4A6F">
      <w:pPr>
        <w:pStyle w:val="Heading4"/>
        <w:numPr>
          <w:ilvl w:val="3"/>
          <w:numId w:val="28"/>
        </w:numPr>
      </w:pPr>
      <w:r>
        <w:t>Activity Diagram</w:t>
      </w:r>
    </w:p>
    <w:p w14:paraId="6CF45D22" w14:textId="77777777" w:rsidR="00FB6050" w:rsidRDefault="00FB6050" w:rsidP="00FB6050">
      <w:r>
        <w:t>The a</w:t>
      </w:r>
      <w:r w:rsidRPr="00D5557F">
        <w:t xml:space="preserve">ctivity diagram is </w:t>
      </w:r>
      <w:r>
        <w:t>a</w:t>
      </w:r>
      <w:r w:rsidRPr="00D5557F">
        <w:t xml:space="preserve"> behavioural diagram in </w:t>
      </w:r>
      <w:r>
        <w:t xml:space="preserve">the </w:t>
      </w:r>
      <w:r w:rsidRPr="00D5557F">
        <w:t xml:space="preserve">UML diagram to describe </w:t>
      </w:r>
      <w:r>
        <w:t xml:space="preserve">the </w:t>
      </w:r>
      <w:r w:rsidRPr="00D5557F">
        <w:t>dynamic aspects of the system</w:t>
      </w:r>
      <w:r>
        <w:t xml:space="preserve">. </w:t>
      </w:r>
    </w:p>
    <w:p w14:paraId="75A5D8DC" w14:textId="77777777" w:rsidR="00FB6050" w:rsidRDefault="00FB6050" w:rsidP="00FB6050">
      <w:r>
        <w:t>The overall flow of system is displayed below</w:t>
      </w:r>
    </w:p>
    <w:p w14:paraId="23F598CA" w14:textId="31DF2870" w:rsidR="00FB6050" w:rsidRDefault="0020350C" w:rsidP="0020350C">
      <w:pPr>
        <w:rPr>
          <w:noProof/>
          <w:lang w:val="en-US"/>
        </w:rPr>
      </w:pPr>
      <w:r>
        <w:rPr>
          <w:noProof/>
          <w:lang w:val="en-US"/>
        </w:rPr>
        <w:lastRenderedPageBreak/>
        <w:drawing>
          <wp:inline distT="0" distB="0" distL="0" distR="0" wp14:anchorId="591F0D61" wp14:editId="5806E358">
            <wp:extent cx="5502910" cy="6630035"/>
            <wp:effectExtent l="0" t="0" r="254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6630035"/>
                    </a:xfrm>
                    <a:prstGeom prst="rect">
                      <a:avLst/>
                    </a:prstGeom>
                  </pic:spPr>
                </pic:pic>
              </a:graphicData>
            </a:graphic>
          </wp:inline>
        </w:drawing>
      </w:r>
      <w:r w:rsidR="004D04DF" w:rsidRPr="004D04DF">
        <w:rPr>
          <w:noProof/>
          <w:lang w:val="en-US"/>
        </w:rPr>
        <w:t xml:space="preserve"> </w:t>
      </w:r>
    </w:p>
    <w:p w14:paraId="3105B95D" w14:textId="471C0BA0" w:rsidR="004D04DF" w:rsidRPr="0058358C" w:rsidRDefault="00CC4EE6" w:rsidP="00CC4EE6">
      <w:pPr>
        <w:pStyle w:val="Caption"/>
        <w:jc w:val="center"/>
      </w:pPr>
      <w:r>
        <w:t>Figure 4.4</w:t>
      </w:r>
      <w:r w:rsidRPr="0058358C">
        <w:t>: Activity diagram of system</w:t>
      </w:r>
    </w:p>
    <w:p w14:paraId="1FF34DC8" w14:textId="0EF29B5A" w:rsidR="00FB6050" w:rsidRDefault="0020350C" w:rsidP="00DC4A6F">
      <w:pPr>
        <w:pStyle w:val="Heading4"/>
        <w:numPr>
          <w:ilvl w:val="3"/>
          <w:numId w:val="28"/>
        </w:numPr>
      </w:pPr>
      <w:r>
        <w:t>State Machine Diagram</w:t>
      </w:r>
    </w:p>
    <w:p w14:paraId="0C3E90B5" w14:textId="25CA76D2" w:rsidR="0020350C" w:rsidRDefault="0020350C" w:rsidP="0020350C">
      <w:r>
        <w:t xml:space="preserve">State machine diagram is diagram that shows the discrete behaviour of the system. It </w:t>
      </w:r>
      <w:r w:rsidR="00922CBE">
        <w:t>contains</w:t>
      </w:r>
      <w:r>
        <w:t xml:space="preserve"> entities, states and connect flow between them.</w:t>
      </w:r>
    </w:p>
    <w:p w14:paraId="07B81B83" w14:textId="633D1E85" w:rsidR="00DE78C6" w:rsidRDefault="00DE78C6" w:rsidP="0020350C">
      <w:r>
        <w:rPr>
          <w:noProof/>
        </w:rPr>
        <w:lastRenderedPageBreak/>
        <w:drawing>
          <wp:inline distT="0" distB="0" distL="0" distR="0" wp14:anchorId="4D9C18A3" wp14:editId="006ADA1B">
            <wp:extent cx="5502910" cy="6259830"/>
            <wp:effectExtent l="0" t="0" r="2540" b="762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D.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6259830"/>
                    </a:xfrm>
                    <a:prstGeom prst="rect">
                      <a:avLst/>
                    </a:prstGeom>
                  </pic:spPr>
                </pic:pic>
              </a:graphicData>
            </a:graphic>
          </wp:inline>
        </w:drawing>
      </w:r>
    </w:p>
    <w:p w14:paraId="3AC8C90E" w14:textId="3EDFD0D6" w:rsidR="00922CBE" w:rsidRPr="0020350C" w:rsidRDefault="00922CBE" w:rsidP="00922CBE">
      <w:pPr>
        <w:pStyle w:val="Caption"/>
        <w:jc w:val="center"/>
      </w:pPr>
      <w:r>
        <w:t>Figure 4.5</w:t>
      </w:r>
      <w:r w:rsidRPr="0058358C">
        <w:t>: State machine diagram of system</w:t>
      </w:r>
    </w:p>
    <w:p w14:paraId="0C48F4A5" w14:textId="54622DB1" w:rsidR="0020350C" w:rsidRPr="0020350C" w:rsidRDefault="0020350C" w:rsidP="00DE78C6">
      <w:pPr>
        <w:pStyle w:val="Heading4"/>
        <w:numPr>
          <w:ilvl w:val="3"/>
          <w:numId w:val="28"/>
        </w:numPr>
      </w:pPr>
      <w:r>
        <w:t>Sequence Diagram</w:t>
      </w:r>
    </w:p>
    <w:p w14:paraId="53FBC7AC" w14:textId="77777777" w:rsidR="00FB6050" w:rsidRDefault="00FB6050" w:rsidP="008122BE">
      <w:r w:rsidRPr="00304AC6">
        <w:t>Sequence diagrams helps us to represent the behaviour of the system in response to the interactions and input of the user. They display the functionality of each module by providing dynamic results based on the input of the user.</w:t>
      </w:r>
    </w:p>
    <w:p w14:paraId="7D27FF67" w14:textId="77777777" w:rsidR="00FB6050" w:rsidRDefault="00FB6050" w:rsidP="008122BE">
      <w:r>
        <w:t>It is called sequence diagram because it shows the behaviour and functionality of the system and its response to the user’s interactions in a sequential manner.</w:t>
      </w:r>
    </w:p>
    <w:p w14:paraId="027DFE2B" w14:textId="033FB673" w:rsidR="00FB6050" w:rsidRDefault="00FB6050" w:rsidP="00DC4A6F">
      <w:pPr>
        <w:pStyle w:val="Heading5"/>
        <w:numPr>
          <w:ilvl w:val="4"/>
          <w:numId w:val="28"/>
        </w:numPr>
      </w:pPr>
      <w:r>
        <w:lastRenderedPageBreak/>
        <w:t>Sign in</w:t>
      </w:r>
    </w:p>
    <w:p w14:paraId="49B44728" w14:textId="0E5D2A5F" w:rsidR="000D1C26" w:rsidRDefault="00FB6050" w:rsidP="00BA7849">
      <w:r>
        <w:rPr>
          <w:noProof/>
          <w:lang w:val="en-US"/>
        </w:rPr>
        <w:drawing>
          <wp:inline distT="0" distB="0" distL="0" distR="0" wp14:anchorId="2C517E29" wp14:editId="60D134CF">
            <wp:extent cx="4381500" cy="4434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jpg"/>
                    <pic:cNvPicPr/>
                  </pic:nvPicPr>
                  <pic:blipFill>
                    <a:blip r:embed="rId34">
                      <a:extLst>
                        <a:ext uri="{28A0092B-C50C-407E-A947-70E740481C1C}">
                          <a14:useLocalDpi xmlns:a14="http://schemas.microsoft.com/office/drawing/2010/main" val="0"/>
                        </a:ext>
                      </a:extLst>
                    </a:blip>
                    <a:stretch>
                      <a:fillRect/>
                    </a:stretch>
                  </pic:blipFill>
                  <pic:spPr>
                    <a:xfrm>
                      <a:off x="0" y="0"/>
                      <a:ext cx="4381500" cy="4434840"/>
                    </a:xfrm>
                    <a:prstGeom prst="rect">
                      <a:avLst/>
                    </a:prstGeom>
                  </pic:spPr>
                </pic:pic>
              </a:graphicData>
            </a:graphic>
          </wp:inline>
        </w:drawing>
      </w:r>
    </w:p>
    <w:p w14:paraId="272F2E65" w14:textId="0D184BAA" w:rsidR="004D04DF" w:rsidRPr="004D04DF" w:rsidRDefault="00B231B5" w:rsidP="00B231B5">
      <w:pPr>
        <w:pStyle w:val="Caption"/>
        <w:jc w:val="center"/>
      </w:pPr>
      <w:r>
        <w:t>Figure 4.6</w:t>
      </w:r>
      <w:r w:rsidRPr="0058358C">
        <w:t>: Sequence diagram for sign in</w:t>
      </w:r>
    </w:p>
    <w:p w14:paraId="4520624E" w14:textId="11F4D575" w:rsidR="00FB6050" w:rsidRDefault="00FB6050" w:rsidP="00DC4A6F">
      <w:pPr>
        <w:pStyle w:val="Heading5"/>
        <w:numPr>
          <w:ilvl w:val="4"/>
          <w:numId w:val="28"/>
        </w:numPr>
      </w:pPr>
      <w:r>
        <w:lastRenderedPageBreak/>
        <w:t>Sign up</w:t>
      </w:r>
    </w:p>
    <w:p w14:paraId="06683423" w14:textId="01EAA7DE" w:rsidR="00FB6050" w:rsidRDefault="00FB6050" w:rsidP="00FB6050">
      <w:r>
        <w:rPr>
          <w:noProof/>
          <w:lang w:val="en-US"/>
        </w:rPr>
        <w:drawing>
          <wp:inline distT="0" distB="0" distL="0" distR="0" wp14:anchorId="3721DBDF" wp14:editId="28FCCBE9">
            <wp:extent cx="4381500"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 seq.jpg"/>
                    <pic:cNvPicPr/>
                  </pic:nvPicPr>
                  <pic:blipFill>
                    <a:blip r:embed="rId35">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27365C1E" w14:textId="3B4ECBED" w:rsidR="004D04DF" w:rsidRPr="004D04DF" w:rsidRDefault="00B231B5" w:rsidP="00B231B5">
      <w:pPr>
        <w:pStyle w:val="Caption"/>
        <w:jc w:val="center"/>
      </w:pPr>
      <w:r>
        <w:t>Figure 4.7</w:t>
      </w:r>
      <w:r w:rsidRPr="0058358C">
        <w:t>: Sequence diagram for sign up</w:t>
      </w:r>
    </w:p>
    <w:p w14:paraId="2236B123" w14:textId="77777777" w:rsidR="004D04DF" w:rsidRDefault="004D04DF" w:rsidP="00FB6050"/>
    <w:p w14:paraId="66A4E879" w14:textId="2A935E31" w:rsidR="00FB6050" w:rsidRDefault="00FB6050" w:rsidP="00DC4A6F">
      <w:pPr>
        <w:pStyle w:val="Heading5"/>
        <w:numPr>
          <w:ilvl w:val="4"/>
          <w:numId w:val="28"/>
        </w:numPr>
      </w:pPr>
      <w:r>
        <w:lastRenderedPageBreak/>
        <w:t>Search</w:t>
      </w:r>
      <w:r w:rsidR="00C52F12">
        <w:t xml:space="preserve"> News</w:t>
      </w:r>
    </w:p>
    <w:p w14:paraId="5F7747EA" w14:textId="350BF4A0" w:rsidR="00FB6050" w:rsidRDefault="00FB6050" w:rsidP="00FB6050">
      <w:r>
        <w:rPr>
          <w:noProof/>
          <w:lang w:val="en-US"/>
        </w:rPr>
        <w:drawing>
          <wp:inline distT="0" distB="0" distL="0" distR="0" wp14:anchorId="05277194" wp14:editId="553CFCA0">
            <wp:extent cx="43815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earch.jpg"/>
                    <pic:cNvPicPr/>
                  </pic:nvPicPr>
                  <pic:blipFill>
                    <a:blip r:embed="rId36">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72A4E4D5" w14:textId="4EF77DDD" w:rsidR="004D04DF" w:rsidRPr="004D04DF" w:rsidRDefault="003C26BD" w:rsidP="003C26BD">
      <w:pPr>
        <w:pStyle w:val="Caption"/>
        <w:jc w:val="center"/>
      </w:pPr>
      <w:r>
        <w:t>Figure 4.8</w:t>
      </w:r>
      <w:r w:rsidRPr="0058358C">
        <w:t>: Sequence diagram for search news</w:t>
      </w:r>
    </w:p>
    <w:p w14:paraId="26B46C21" w14:textId="77777777" w:rsidR="004D04DF" w:rsidRDefault="004D04DF" w:rsidP="00FB6050"/>
    <w:p w14:paraId="7E0ED3AA" w14:textId="5B2F502A" w:rsidR="00FB6050" w:rsidRDefault="00FB6050" w:rsidP="00DC4A6F">
      <w:pPr>
        <w:pStyle w:val="Heading5"/>
        <w:numPr>
          <w:ilvl w:val="4"/>
          <w:numId w:val="28"/>
        </w:numPr>
      </w:pPr>
      <w:r>
        <w:lastRenderedPageBreak/>
        <w:t>Search History</w:t>
      </w:r>
    </w:p>
    <w:p w14:paraId="19DB2409" w14:textId="53CD1543" w:rsidR="00FB6050" w:rsidRDefault="00DE78C6" w:rsidP="00FB6050">
      <w:r>
        <w:rPr>
          <w:noProof/>
        </w:rPr>
        <w:drawing>
          <wp:inline distT="0" distB="0" distL="0" distR="0" wp14:anchorId="7DB5919D" wp14:editId="23273282">
            <wp:extent cx="4381500" cy="4191000"/>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 history.png"/>
                    <pic:cNvPicPr/>
                  </pic:nvPicPr>
                  <pic:blipFill>
                    <a:blip r:embed="rId37">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00047D5E" w14:textId="7B4CD771" w:rsidR="004D04DF" w:rsidRPr="004D04DF" w:rsidRDefault="003C26BD" w:rsidP="003C26BD">
      <w:pPr>
        <w:pStyle w:val="Caption"/>
        <w:jc w:val="center"/>
      </w:pPr>
      <w:r>
        <w:t>Figure 4.9</w:t>
      </w:r>
      <w:r w:rsidRPr="0058358C">
        <w:t>: Sequence diagram for search history</w:t>
      </w:r>
    </w:p>
    <w:p w14:paraId="737C3B86" w14:textId="77777777" w:rsidR="004D04DF" w:rsidRDefault="004D04DF" w:rsidP="00FB6050"/>
    <w:p w14:paraId="070229BE" w14:textId="288DBCA0" w:rsidR="00FB6050" w:rsidRDefault="00FB6050" w:rsidP="00DC4A6F">
      <w:pPr>
        <w:pStyle w:val="Heading5"/>
        <w:numPr>
          <w:ilvl w:val="4"/>
          <w:numId w:val="28"/>
        </w:numPr>
      </w:pPr>
      <w:r>
        <w:lastRenderedPageBreak/>
        <w:t>News Feed</w:t>
      </w:r>
    </w:p>
    <w:p w14:paraId="79080189" w14:textId="0AD23713" w:rsidR="00FB6050" w:rsidRDefault="00FB6050" w:rsidP="00FB6050">
      <w:r>
        <w:rPr>
          <w:noProof/>
          <w:lang w:val="en-US"/>
        </w:rPr>
        <w:drawing>
          <wp:inline distT="0" distB="0" distL="0" distR="0" wp14:anchorId="58D479BE" wp14:editId="6A4F4829">
            <wp:extent cx="3762375" cy="419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f.jpg"/>
                    <pic:cNvPicPr/>
                  </pic:nvPicPr>
                  <pic:blipFill>
                    <a:blip r:embed="rId38">
                      <a:extLst>
                        <a:ext uri="{28A0092B-C50C-407E-A947-70E740481C1C}">
                          <a14:useLocalDpi xmlns:a14="http://schemas.microsoft.com/office/drawing/2010/main" val="0"/>
                        </a:ext>
                      </a:extLst>
                    </a:blip>
                    <a:stretch>
                      <a:fillRect/>
                    </a:stretch>
                  </pic:blipFill>
                  <pic:spPr>
                    <a:xfrm>
                      <a:off x="0" y="0"/>
                      <a:ext cx="3762375" cy="4191000"/>
                    </a:xfrm>
                    <a:prstGeom prst="rect">
                      <a:avLst/>
                    </a:prstGeom>
                  </pic:spPr>
                </pic:pic>
              </a:graphicData>
            </a:graphic>
          </wp:inline>
        </w:drawing>
      </w:r>
    </w:p>
    <w:p w14:paraId="78796E2F" w14:textId="726C7131" w:rsidR="004D04DF" w:rsidRPr="004D04DF" w:rsidRDefault="00131432" w:rsidP="00131432">
      <w:pPr>
        <w:pStyle w:val="Caption"/>
        <w:jc w:val="center"/>
      </w:pPr>
      <w:r>
        <w:t xml:space="preserve">Figure </w:t>
      </w:r>
      <w:r w:rsidR="00DF42EC">
        <w:t>4</w:t>
      </w:r>
      <w:r w:rsidR="00A0017A">
        <w:t>.</w:t>
      </w:r>
      <w:fldSimple w:instr=" SEQ Figure \* ARABIC \s 1 ">
        <w:r w:rsidR="00A0017A">
          <w:t>1</w:t>
        </w:r>
      </w:fldSimple>
      <w:r>
        <w:t>0</w:t>
      </w:r>
      <w:r w:rsidRPr="0058358C">
        <w:t>: Sequence diagram for Newsfeed</w:t>
      </w:r>
    </w:p>
    <w:p w14:paraId="08E87E32" w14:textId="093858CC" w:rsidR="001650CC" w:rsidRDefault="001650CC">
      <w:pPr>
        <w:spacing w:line="259" w:lineRule="auto"/>
        <w:jc w:val="left"/>
        <w:rPr>
          <w:sz w:val="20"/>
          <w:szCs w:val="20"/>
        </w:rPr>
      </w:pPr>
      <w:r>
        <w:rPr>
          <w:sz w:val="20"/>
          <w:szCs w:val="20"/>
        </w:rPr>
        <w:br w:type="page"/>
      </w:r>
    </w:p>
    <w:p w14:paraId="6834F164" w14:textId="371622BD" w:rsidR="001650CC" w:rsidRDefault="001650CC" w:rsidP="001650CC">
      <w:pPr>
        <w:pStyle w:val="Heading5"/>
        <w:numPr>
          <w:ilvl w:val="4"/>
          <w:numId w:val="28"/>
        </w:numPr>
      </w:pPr>
      <w:r>
        <w:lastRenderedPageBreak/>
        <w:t>Latest News</w:t>
      </w:r>
    </w:p>
    <w:p w14:paraId="521D6EC8" w14:textId="59894B6C" w:rsidR="001650CC" w:rsidRDefault="001650CC" w:rsidP="001650CC">
      <w:r>
        <w:rPr>
          <w:noProof/>
        </w:rPr>
        <w:drawing>
          <wp:inline distT="0" distB="0" distL="0" distR="0" wp14:anchorId="031F5E8E" wp14:editId="414B41FE">
            <wp:extent cx="4381500" cy="4191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test news.png"/>
                    <pic:cNvPicPr/>
                  </pic:nvPicPr>
                  <pic:blipFill>
                    <a:blip r:embed="rId39">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E2FC63F" w14:textId="282B5090" w:rsidR="001650CC" w:rsidRPr="0058358C" w:rsidRDefault="00131432" w:rsidP="000C4599">
      <w:pPr>
        <w:pStyle w:val="Caption"/>
        <w:jc w:val="center"/>
      </w:pPr>
      <w:r>
        <w:t>Figure 4.</w:t>
      </w:r>
      <w:r w:rsidR="00B87C3A">
        <w:t>11</w:t>
      </w:r>
      <w:r w:rsidRPr="0058358C">
        <w:t>: Sequence diagram for latest news</w:t>
      </w:r>
    </w:p>
    <w:p w14:paraId="0145D686" w14:textId="6F4386D4" w:rsidR="001650CC" w:rsidRDefault="001650CC">
      <w:pPr>
        <w:spacing w:line="259" w:lineRule="auto"/>
        <w:jc w:val="left"/>
        <w:rPr>
          <w:sz w:val="20"/>
          <w:szCs w:val="20"/>
        </w:rPr>
      </w:pPr>
      <w:r>
        <w:rPr>
          <w:sz w:val="20"/>
          <w:szCs w:val="20"/>
        </w:rPr>
        <w:br w:type="page"/>
      </w:r>
    </w:p>
    <w:p w14:paraId="3AB89CBA" w14:textId="636C28E7" w:rsidR="001650CC" w:rsidRDefault="001650CC" w:rsidP="001650CC">
      <w:pPr>
        <w:pStyle w:val="Heading5"/>
        <w:numPr>
          <w:ilvl w:val="4"/>
          <w:numId w:val="28"/>
        </w:numPr>
      </w:pPr>
      <w:r>
        <w:lastRenderedPageBreak/>
        <w:t>Select news interests</w:t>
      </w:r>
    </w:p>
    <w:p w14:paraId="799CEF1A" w14:textId="07CC3B48" w:rsidR="001650CC" w:rsidRDefault="001650CC" w:rsidP="001650CC">
      <w:r>
        <w:rPr>
          <w:noProof/>
        </w:rPr>
        <w:drawing>
          <wp:inline distT="0" distB="0" distL="0" distR="0" wp14:anchorId="6D48B218" wp14:editId="295A2221">
            <wp:extent cx="4381500" cy="4191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 interest.png"/>
                    <pic:cNvPicPr/>
                  </pic:nvPicPr>
                  <pic:blipFill>
                    <a:blip r:embed="rId40">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410AE79D" w14:textId="588A1B28" w:rsidR="001650CC" w:rsidRPr="004D04DF" w:rsidRDefault="006D171D" w:rsidP="006D171D">
      <w:pPr>
        <w:pStyle w:val="Caption"/>
        <w:jc w:val="center"/>
      </w:pPr>
      <w:r>
        <w:t>Figure 4.12</w:t>
      </w:r>
      <w:r w:rsidRPr="0058358C">
        <w:t>: Sequence diagram for select news interests</w:t>
      </w:r>
    </w:p>
    <w:p w14:paraId="71291B49" w14:textId="215FC8ED" w:rsidR="001650CC" w:rsidRDefault="001650CC">
      <w:pPr>
        <w:spacing w:line="259" w:lineRule="auto"/>
        <w:jc w:val="left"/>
      </w:pPr>
      <w:r>
        <w:br w:type="page"/>
      </w:r>
    </w:p>
    <w:p w14:paraId="4AC32D00" w14:textId="24B848B3" w:rsidR="001650CC" w:rsidRDefault="001650CC" w:rsidP="001650CC">
      <w:pPr>
        <w:pStyle w:val="Heading5"/>
        <w:numPr>
          <w:ilvl w:val="4"/>
          <w:numId w:val="28"/>
        </w:numPr>
      </w:pPr>
      <w:r>
        <w:lastRenderedPageBreak/>
        <w:t>Save news</w:t>
      </w:r>
    </w:p>
    <w:p w14:paraId="5050C9BC" w14:textId="202C5370" w:rsidR="001650CC" w:rsidRDefault="001650CC" w:rsidP="009004A9">
      <w:r>
        <w:rPr>
          <w:noProof/>
        </w:rPr>
        <w:drawing>
          <wp:inline distT="0" distB="0" distL="0" distR="0" wp14:anchorId="40666AE1" wp14:editId="6BB5E875">
            <wp:extent cx="4381500" cy="4191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news.png"/>
                    <pic:cNvPicPr/>
                  </pic:nvPicPr>
                  <pic:blipFill>
                    <a:blip r:embed="rId41">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5F89BA77" w14:textId="3E4F9BC7" w:rsidR="009004A9" w:rsidRPr="004D04DF" w:rsidRDefault="009004A9" w:rsidP="009004A9">
      <w:pPr>
        <w:pStyle w:val="Caption"/>
        <w:jc w:val="center"/>
      </w:pPr>
      <w:r>
        <w:t>Figure 4.13</w:t>
      </w:r>
      <w:r w:rsidRPr="0058358C">
        <w:t>: Sequence diagram for save news</w:t>
      </w:r>
    </w:p>
    <w:p w14:paraId="2F05B7C8" w14:textId="57C6E5D2" w:rsidR="00FB6050" w:rsidRDefault="00FB6050" w:rsidP="00DC4A6F">
      <w:pPr>
        <w:pStyle w:val="Heading3"/>
        <w:numPr>
          <w:ilvl w:val="2"/>
          <w:numId w:val="28"/>
        </w:numPr>
      </w:pPr>
      <w:bookmarkStart w:id="100" w:name="_Toc42742524"/>
      <w:r>
        <w:t>Development View</w:t>
      </w:r>
      <w:bookmarkEnd w:id="100"/>
    </w:p>
    <w:p w14:paraId="0968507F" w14:textId="342937D3" w:rsidR="00FB6050" w:rsidRDefault="009500FB" w:rsidP="00FB6050">
      <w:r>
        <w:t>This view</w:t>
      </w:r>
      <w:r w:rsidR="00FB6050">
        <w:t xml:space="preserve"> helps us to model and demonstrates the components, </w:t>
      </w:r>
      <w:r w:rsidR="0004278C">
        <w:t>modules,</w:t>
      </w:r>
      <w:r w:rsidR="00FB6050">
        <w:t xml:space="preserve"> and subsystems of our main system.</w:t>
      </w:r>
    </w:p>
    <w:p w14:paraId="01E4CDA4" w14:textId="33C7DCC8" w:rsidR="00FB6050" w:rsidRDefault="00FB6050" w:rsidP="00DC4A6F">
      <w:pPr>
        <w:pStyle w:val="Heading4"/>
        <w:numPr>
          <w:ilvl w:val="3"/>
          <w:numId w:val="28"/>
        </w:numPr>
      </w:pPr>
      <w:r>
        <w:t>Component diagram</w:t>
      </w:r>
    </w:p>
    <w:p w14:paraId="41B1B437" w14:textId="4881FB95" w:rsidR="00FB6050" w:rsidRDefault="00FB6050" w:rsidP="00FB6050">
      <w:pPr>
        <w:rPr>
          <w:rFonts w:cs="Times New Roman"/>
        </w:rPr>
      </w:pPr>
      <w:r w:rsidRPr="008D3327">
        <w:rPr>
          <w:rFonts w:cs="Times New Roman"/>
        </w:rPr>
        <w:t>Component diagrams are utilized in modelling the physical parts of Object-Oriented systems that are utilized for picturing, indicating, an</w:t>
      </w:r>
      <w:r>
        <w:rPr>
          <w:rFonts w:cs="Times New Roman"/>
        </w:rPr>
        <w:t xml:space="preserve">d documenting </w:t>
      </w:r>
      <w:r w:rsidR="00B42B2E">
        <w:rPr>
          <w:rFonts w:cs="Times New Roman"/>
        </w:rPr>
        <w:t>component based</w:t>
      </w:r>
      <w:r>
        <w:rPr>
          <w:rFonts w:cs="Times New Roman"/>
        </w:rPr>
        <w:t>.</w:t>
      </w:r>
    </w:p>
    <w:p w14:paraId="3D9D6D87" w14:textId="520EE9B7" w:rsidR="000759A1" w:rsidRDefault="000759A1" w:rsidP="00FB6050">
      <w:pPr>
        <w:rPr>
          <w:rFonts w:cs="Times New Roman"/>
        </w:rPr>
      </w:pPr>
      <w:r>
        <w:rPr>
          <w:rFonts w:cs="Times New Roman"/>
          <w:noProof/>
        </w:rPr>
        <w:lastRenderedPageBreak/>
        <w:drawing>
          <wp:inline distT="0" distB="0" distL="0" distR="0" wp14:anchorId="2128E8ED" wp14:editId="5F069E4F">
            <wp:extent cx="5502910" cy="2381250"/>
            <wp:effectExtent l="0" t="0" r="254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42">
                      <a:extLst>
                        <a:ext uri="{28A0092B-C50C-407E-A947-70E740481C1C}">
                          <a14:useLocalDpi xmlns:a14="http://schemas.microsoft.com/office/drawing/2010/main" val="0"/>
                        </a:ext>
                      </a:extLst>
                    </a:blip>
                    <a:stretch>
                      <a:fillRect/>
                    </a:stretch>
                  </pic:blipFill>
                  <pic:spPr>
                    <a:xfrm>
                      <a:off x="0" y="0"/>
                      <a:ext cx="5502910" cy="2381250"/>
                    </a:xfrm>
                    <a:prstGeom prst="rect">
                      <a:avLst/>
                    </a:prstGeom>
                  </pic:spPr>
                </pic:pic>
              </a:graphicData>
            </a:graphic>
          </wp:inline>
        </w:drawing>
      </w:r>
    </w:p>
    <w:p w14:paraId="595B7F31" w14:textId="675D9A74" w:rsidR="00FB6050" w:rsidRPr="003D0B10" w:rsidRDefault="00FB6050" w:rsidP="0058358C">
      <w:pPr>
        <w:pStyle w:val="Caption"/>
        <w:jc w:val="center"/>
      </w:pPr>
      <w:r w:rsidRPr="0058358C">
        <w:t xml:space="preserve"> </w:t>
      </w:r>
      <w:r w:rsidR="00A0017A">
        <w:t>Figure 4.14</w:t>
      </w:r>
      <w:r w:rsidR="00A0017A" w:rsidRPr="0058358C">
        <w:t>: Component diagram of the system</w:t>
      </w:r>
    </w:p>
    <w:p w14:paraId="262B6A25" w14:textId="4BCEB7C1" w:rsidR="00FB6050" w:rsidRDefault="00FB6050" w:rsidP="00DC4A6F">
      <w:pPr>
        <w:pStyle w:val="Heading3"/>
        <w:numPr>
          <w:ilvl w:val="2"/>
          <w:numId w:val="28"/>
        </w:numPr>
      </w:pPr>
      <w:bookmarkStart w:id="101" w:name="_Toc42742525"/>
      <w:r w:rsidRPr="00084741">
        <w:t>Physical</w:t>
      </w:r>
      <w:r>
        <w:t xml:space="preserve"> View</w:t>
      </w:r>
      <w:bookmarkEnd w:id="101"/>
    </w:p>
    <w:p w14:paraId="040FE8D1" w14:textId="63562813" w:rsidR="00D42508" w:rsidRPr="006B0A3F" w:rsidRDefault="00FB6050" w:rsidP="00407861">
      <w:r>
        <w:t xml:space="preserve">This type of view tells us the physical and structural deployment of the system and the type of network and physical layout this system is using and is designed. </w:t>
      </w:r>
    </w:p>
    <w:p w14:paraId="46A3CC42" w14:textId="2B81D13B" w:rsidR="00FB6050" w:rsidRDefault="00FB6050" w:rsidP="00DC4A6F">
      <w:pPr>
        <w:pStyle w:val="Heading4"/>
        <w:numPr>
          <w:ilvl w:val="3"/>
          <w:numId w:val="28"/>
        </w:numPr>
      </w:pPr>
      <w:r>
        <w:t xml:space="preserve">Deployment diagram </w:t>
      </w:r>
    </w:p>
    <w:p w14:paraId="14DFED00" w14:textId="77777777" w:rsidR="00FB6050" w:rsidRDefault="00FB6050" w:rsidP="008122BE">
      <w:r>
        <w:t>This diagram shows us the physical deployment of the system. The arrangement of nodes, what type of functionality is performed by the nodes. It helps us to figure out the stability and availability of the system.</w:t>
      </w:r>
    </w:p>
    <w:p w14:paraId="6D93D77D" w14:textId="1F0DD767" w:rsidR="00FB6050" w:rsidRDefault="00F92C5B" w:rsidP="00FB6050">
      <w:r>
        <w:rPr>
          <w:noProof/>
        </w:rPr>
        <w:lastRenderedPageBreak/>
        <w:drawing>
          <wp:inline distT="0" distB="0" distL="0" distR="0" wp14:anchorId="710D50FF" wp14:editId="014DB1CC">
            <wp:extent cx="5356860" cy="4733365"/>
            <wp:effectExtent l="0" t="0" r="0" b="0"/>
            <wp:docPr id="4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ploy.PNG"/>
                    <pic:cNvPicPr/>
                  </pic:nvPicPr>
                  <pic:blipFill>
                    <a:blip r:embed="rId43">
                      <a:extLst>
                        <a:ext uri="{28A0092B-C50C-407E-A947-70E740481C1C}">
                          <a14:useLocalDpi xmlns:a14="http://schemas.microsoft.com/office/drawing/2010/main" val="0"/>
                        </a:ext>
                      </a:extLst>
                    </a:blip>
                    <a:stretch>
                      <a:fillRect/>
                    </a:stretch>
                  </pic:blipFill>
                  <pic:spPr>
                    <a:xfrm>
                      <a:off x="0" y="0"/>
                      <a:ext cx="5403123" cy="4774244"/>
                    </a:xfrm>
                    <a:prstGeom prst="rect">
                      <a:avLst/>
                    </a:prstGeom>
                  </pic:spPr>
                </pic:pic>
              </a:graphicData>
            </a:graphic>
          </wp:inline>
        </w:drawing>
      </w:r>
    </w:p>
    <w:p w14:paraId="10152BD3" w14:textId="60A404BC" w:rsidR="0051735A" w:rsidRDefault="00A0017A" w:rsidP="00A0017A">
      <w:pPr>
        <w:pStyle w:val="Caption"/>
        <w:jc w:val="center"/>
      </w:pPr>
      <w:r>
        <w:t>Figure 4.15</w:t>
      </w:r>
      <w:r w:rsidRPr="0058358C">
        <w:t xml:space="preserve">: Deployment diagram of a </w:t>
      </w:r>
      <w:commentRangeStart w:id="102"/>
      <w:r w:rsidRPr="0058358C">
        <w:t>system</w:t>
      </w:r>
      <w:commentRangeEnd w:id="102"/>
      <w:r w:rsidR="00164DE1">
        <w:rPr>
          <w:rStyle w:val="CommentReference"/>
          <w:i w:val="0"/>
          <w:iCs w:val="0"/>
          <w:color w:val="000000" w:themeColor="text1"/>
        </w:rPr>
        <w:commentReference w:id="102"/>
      </w:r>
    </w:p>
    <w:p w14:paraId="644A9566" w14:textId="1C990282" w:rsidR="00FB6050" w:rsidRDefault="00A60528" w:rsidP="00A60528">
      <w:pPr>
        <w:pStyle w:val="Heading1"/>
      </w:pPr>
      <w:bookmarkStart w:id="103" w:name="_Toc42742526"/>
      <w:r>
        <w:t>4.</w:t>
      </w:r>
      <w:r w:rsidR="00EF61EF">
        <w:t>5</w:t>
      </w:r>
      <w:r w:rsidR="007F6BB9">
        <w:t xml:space="preserve">   </w:t>
      </w:r>
      <w:r w:rsidR="00FB6050">
        <w:t>Summary</w:t>
      </w:r>
      <w:bookmarkEnd w:id="103"/>
    </w:p>
    <w:p w14:paraId="1C524E3C" w14:textId="72A10BCE" w:rsidR="00FB6050" w:rsidRPr="00393CB6" w:rsidRDefault="00FB6050" w:rsidP="008122BE">
      <w:r w:rsidRPr="00393CB6">
        <w:t xml:space="preserve">In this chapter we have giving the complete modelling of our system from start to end. A </w:t>
      </w:r>
      <w:r w:rsidR="003D0B10" w:rsidRPr="00393CB6">
        <w:t>high-level</w:t>
      </w:r>
      <w:r w:rsidRPr="00393CB6">
        <w:t xml:space="preserve"> representation of the system has been given.</w:t>
      </w:r>
    </w:p>
    <w:p w14:paraId="1C902805" w14:textId="7A8920EC" w:rsidR="00FB6050" w:rsidRDefault="00FB6050" w:rsidP="008122BE">
      <w:r w:rsidRPr="00393CB6">
        <w:t xml:space="preserve">In the activity diagram we have represented the dynamic behaviour of our </w:t>
      </w:r>
      <w:r w:rsidR="003D0B10" w:rsidRPr="00393CB6">
        <w:t>web-based</w:t>
      </w:r>
      <w:r w:rsidRPr="00393CB6">
        <w:t xml:space="preserve"> application and all the alternates of different activities. In sequence diagrams we discussed the different responses of the system opposing to different interactions of the user and the sequence of steps required to perform the functionality. Component diagram helps to represent the different subsystems and modules of the system to easily enhance the functionality.</w:t>
      </w:r>
    </w:p>
    <w:p w14:paraId="79C0EE20" w14:textId="52427673" w:rsidR="005A5F62" w:rsidRDefault="005A5F62">
      <w:pPr>
        <w:spacing w:line="259" w:lineRule="auto"/>
        <w:jc w:val="left"/>
      </w:pPr>
      <w:r>
        <w:br w:type="page"/>
      </w:r>
    </w:p>
    <w:p w14:paraId="7BEB9DF3" w14:textId="77777777" w:rsidR="005A5F62" w:rsidRDefault="005A5F62" w:rsidP="005A5F62"/>
    <w:p w14:paraId="191770A3" w14:textId="77777777" w:rsidR="005A5F62" w:rsidRDefault="005A5F62" w:rsidP="005A5F62"/>
    <w:p w14:paraId="3348CC59" w14:textId="77777777" w:rsidR="005A5F62" w:rsidRDefault="005A5F62" w:rsidP="005A5F62"/>
    <w:p w14:paraId="0AD42F7A" w14:textId="77777777" w:rsidR="005A5F62" w:rsidRDefault="005A5F62" w:rsidP="005A5F62"/>
    <w:p w14:paraId="092E1731" w14:textId="085BE727" w:rsidR="005A5F62" w:rsidRDefault="005A5F62" w:rsidP="005A5F62"/>
    <w:p w14:paraId="48BF6C27" w14:textId="0EDE9884" w:rsidR="005A5F62" w:rsidRDefault="005A5F62" w:rsidP="005A5F62"/>
    <w:p w14:paraId="6A853167" w14:textId="12C528D8" w:rsidR="005A5F62" w:rsidRDefault="005A5F62" w:rsidP="005A5F62"/>
    <w:p w14:paraId="30BC9394" w14:textId="4D765594" w:rsidR="005A5F62" w:rsidRDefault="005A5F62" w:rsidP="005A5F62"/>
    <w:p w14:paraId="0016D8E8" w14:textId="77777777" w:rsidR="005A5F62" w:rsidRDefault="005A5F62" w:rsidP="005A5F62"/>
    <w:p w14:paraId="483C6B4C" w14:textId="77777777" w:rsidR="005A5F62" w:rsidRDefault="005A5F62" w:rsidP="005A5F62"/>
    <w:p w14:paraId="50ED1ACD" w14:textId="77777777" w:rsidR="005A5F62" w:rsidRDefault="005A5F62" w:rsidP="005A5F62"/>
    <w:p w14:paraId="3329FC4C" w14:textId="77777777" w:rsidR="005A5F62" w:rsidRDefault="005A5F62" w:rsidP="007A309B">
      <w:pPr>
        <w:pStyle w:val="Heading1"/>
        <w:jc w:val="center"/>
      </w:pPr>
      <w:bookmarkStart w:id="104" w:name="_Toc42742527"/>
      <w:r>
        <w:t>CHAPTER 5</w:t>
      </w:r>
      <w:bookmarkEnd w:id="104"/>
    </w:p>
    <w:p w14:paraId="20E3742F" w14:textId="2172FA1C" w:rsidR="005A5F62" w:rsidRPr="007A309B" w:rsidRDefault="005A5F62" w:rsidP="007A309B">
      <w:pPr>
        <w:pStyle w:val="Heading1"/>
        <w:jc w:val="center"/>
        <w:rPr>
          <w:sz w:val="44"/>
          <w:szCs w:val="44"/>
        </w:rPr>
      </w:pPr>
      <w:bookmarkStart w:id="105" w:name="_Toc42742528"/>
      <w:r w:rsidRPr="007A309B">
        <w:rPr>
          <w:sz w:val="44"/>
          <w:szCs w:val="44"/>
        </w:rPr>
        <w:t>IMPLEMENTATION</w:t>
      </w:r>
      <w:bookmarkEnd w:id="105"/>
    </w:p>
    <w:p w14:paraId="52F1C1B0" w14:textId="1FA05BA6" w:rsidR="005A5F62" w:rsidRDefault="005A5F62">
      <w:pPr>
        <w:spacing w:line="259" w:lineRule="auto"/>
        <w:jc w:val="left"/>
        <w:rPr>
          <w:b/>
          <w:sz w:val="44"/>
          <w:szCs w:val="44"/>
        </w:rPr>
      </w:pPr>
      <w:r>
        <w:rPr>
          <w:b/>
          <w:sz w:val="44"/>
          <w:szCs w:val="44"/>
        </w:rPr>
        <w:br w:type="page"/>
      </w:r>
    </w:p>
    <w:p w14:paraId="50ECF92D" w14:textId="05D2BFA7" w:rsidR="005A5F62" w:rsidRDefault="005A5F62" w:rsidP="005A5F62">
      <w:pPr>
        <w:pStyle w:val="Heading1"/>
        <w:spacing w:before="480" w:line="360" w:lineRule="auto"/>
        <w:jc w:val="left"/>
      </w:pPr>
      <w:bookmarkStart w:id="106" w:name="_Toc26830294"/>
      <w:bookmarkStart w:id="107" w:name="_Toc42742529"/>
      <w:r>
        <w:lastRenderedPageBreak/>
        <w:t>5.0   Introduction</w:t>
      </w:r>
      <w:bookmarkEnd w:id="106"/>
      <w:bookmarkEnd w:id="107"/>
    </w:p>
    <w:p w14:paraId="2E2025D7" w14:textId="5C6F51BF" w:rsidR="005A5F62" w:rsidRDefault="005A5F62" w:rsidP="005A5F62">
      <w:pPr>
        <w:rPr>
          <w:szCs w:val="24"/>
        </w:rPr>
      </w:pPr>
      <w:r>
        <w:rPr>
          <w:szCs w:val="24"/>
        </w:rPr>
        <w:t xml:space="preserve">This chapter discusses the implementation of the system. Module by module implementation of the system is explained in this chapter. How </w:t>
      </w:r>
      <w:r w:rsidR="00CE2AF3">
        <w:rPr>
          <w:szCs w:val="24"/>
        </w:rPr>
        <w:t>each</w:t>
      </w:r>
      <w:r>
        <w:rPr>
          <w:szCs w:val="24"/>
        </w:rPr>
        <w:t xml:space="preserve"> module of the system was </w:t>
      </w:r>
      <w:r w:rsidR="009D616D">
        <w:rPr>
          <w:szCs w:val="24"/>
        </w:rPr>
        <w:t>developed,</w:t>
      </w:r>
      <w:r>
        <w:rPr>
          <w:szCs w:val="24"/>
        </w:rPr>
        <w:t xml:space="preserve"> and which library, framework,</w:t>
      </w:r>
      <w:r w:rsidR="007A309B">
        <w:rPr>
          <w:szCs w:val="24"/>
        </w:rPr>
        <w:t xml:space="preserve"> </w:t>
      </w:r>
      <w:r>
        <w:rPr>
          <w:szCs w:val="24"/>
        </w:rPr>
        <w:t xml:space="preserve">or service was used. Detail of implementation of every module of the system is discussed. The working of the </w:t>
      </w:r>
      <w:r w:rsidR="009D616D">
        <w:rPr>
          <w:szCs w:val="24"/>
        </w:rPr>
        <w:t>library</w:t>
      </w:r>
      <w:r>
        <w:rPr>
          <w:szCs w:val="24"/>
        </w:rPr>
        <w:t>, framework, or service that was used in the module is also explained in detail.</w:t>
      </w:r>
    </w:p>
    <w:p w14:paraId="22587190" w14:textId="062D5F0F" w:rsidR="005A5F62" w:rsidRPr="005A5F62" w:rsidRDefault="005A5F62" w:rsidP="005A5F62">
      <w:pPr>
        <w:pStyle w:val="Heading1"/>
      </w:pPr>
      <w:bookmarkStart w:id="108" w:name="_Toc26830295"/>
      <w:bookmarkStart w:id="109" w:name="_Toc42742530"/>
      <w:r>
        <w:rPr>
          <w:rStyle w:val="Heading2Char"/>
          <w:b/>
          <w:sz w:val="32"/>
          <w:szCs w:val="32"/>
        </w:rPr>
        <w:t xml:space="preserve">5.1   </w:t>
      </w:r>
      <w:r w:rsidRPr="005A5F62">
        <w:rPr>
          <w:rStyle w:val="Heading2Char"/>
          <w:b/>
          <w:sz w:val="32"/>
          <w:szCs w:val="32"/>
        </w:rPr>
        <w:t xml:space="preserve">Modules of </w:t>
      </w:r>
      <w:bookmarkEnd w:id="108"/>
      <w:r w:rsidR="00546D7F">
        <w:rPr>
          <w:rStyle w:val="Heading2Char"/>
          <w:b/>
          <w:sz w:val="32"/>
          <w:szCs w:val="32"/>
        </w:rPr>
        <w:t>Project</w:t>
      </w:r>
      <w:bookmarkEnd w:id="109"/>
    </w:p>
    <w:p w14:paraId="36096D97" w14:textId="7261BA1E" w:rsidR="005A5F62" w:rsidRDefault="005A5F62" w:rsidP="005A5F62">
      <w:pPr>
        <w:rPr>
          <w:szCs w:val="24"/>
        </w:rPr>
      </w:pPr>
      <w:r>
        <w:rPr>
          <w:szCs w:val="24"/>
        </w:rPr>
        <w:t xml:space="preserve">Modules of </w:t>
      </w:r>
      <w:r w:rsidR="00546D7F">
        <w:rPr>
          <w:szCs w:val="24"/>
        </w:rPr>
        <w:t xml:space="preserve">the </w:t>
      </w:r>
      <w:r>
        <w:rPr>
          <w:szCs w:val="24"/>
        </w:rPr>
        <w:t>system are given below with their implementation details.</w:t>
      </w:r>
    </w:p>
    <w:p w14:paraId="22BE1040" w14:textId="2617D3DF" w:rsidR="005A5F62" w:rsidRDefault="005A5F62" w:rsidP="00DC4A6F">
      <w:pPr>
        <w:pStyle w:val="Heading3"/>
        <w:numPr>
          <w:ilvl w:val="2"/>
          <w:numId w:val="29"/>
        </w:numPr>
        <w:spacing w:before="200" w:line="360" w:lineRule="auto"/>
        <w:jc w:val="left"/>
      </w:pPr>
      <w:bookmarkStart w:id="110" w:name="_Toc26830296"/>
      <w:bookmarkStart w:id="111" w:name="_Toc42742531"/>
      <w:r>
        <w:t>User Registration</w:t>
      </w:r>
      <w:bookmarkEnd w:id="110"/>
      <w:bookmarkEnd w:id="111"/>
    </w:p>
    <w:p w14:paraId="2A98DD95" w14:textId="2FF5C39B" w:rsidR="0055416F" w:rsidRDefault="005A5F62" w:rsidP="0055416F">
      <w:pPr>
        <w:rPr>
          <w:szCs w:val="24"/>
        </w:rPr>
      </w:pPr>
      <w:r>
        <w:rPr>
          <w:szCs w:val="24"/>
        </w:rPr>
        <w:t xml:space="preserve">The module user registration will allow the </w:t>
      </w:r>
      <w:r w:rsidR="00546D7F">
        <w:rPr>
          <w:szCs w:val="24"/>
        </w:rPr>
        <w:t xml:space="preserve">guest </w:t>
      </w:r>
      <w:r>
        <w:rPr>
          <w:szCs w:val="24"/>
        </w:rPr>
        <w:t>user</w:t>
      </w:r>
      <w:r w:rsidR="00546D7F">
        <w:rPr>
          <w:szCs w:val="24"/>
        </w:rPr>
        <w:t>s</w:t>
      </w:r>
      <w:r>
        <w:rPr>
          <w:szCs w:val="24"/>
        </w:rPr>
        <w:t xml:space="preserve"> of the system to </w:t>
      </w:r>
      <w:r w:rsidR="0055416F">
        <w:rPr>
          <w:szCs w:val="24"/>
        </w:rPr>
        <w:t>register (</w:t>
      </w:r>
      <w:r w:rsidR="00546D7F">
        <w:rPr>
          <w:szCs w:val="24"/>
        </w:rPr>
        <w:t>sign up)</w:t>
      </w:r>
      <w:r>
        <w:rPr>
          <w:szCs w:val="24"/>
        </w:rPr>
        <w:t xml:space="preserve"> themselves on the system</w:t>
      </w:r>
      <w:r w:rsidR="00546D7F">
        <w:rPr>
          <w:szCs w:val="24"/>
        </w:rPr>
        <w:t xml:space="preserve">, </w:t>
      </w:r>
      <w:r w:rsidR="009D616D">
        <w:rPr>
          <w:szCs w:val="24"/>
        </w:rPr>
        <w:t>t</w:t>
      </w:r>
      <w:r>
        <w:rPr>
          <w:szCs w:val="24"/>
        </w:rPr>
        <w:t xml:space="preserve">he user will enter </w:t>
      </w:r>
      <w:r w:rsidR="00546D7F">
        <w:rPr>
          <w:szCs w:val="24"/>
        </w:rPr>
        <w:t xml:space="preserve">first name, last name, </w:t>
      </w:r>
      <w:r>
        <w:rPr>
          <w:szCs w:val="24"/>
        </w:rPr>
        <w:t>email,</w:t>
      </w:r>
      <w:r w:rsidR="00546D7F">
        <w:rPr>
          <w:szCs w:val="24"/>
        </w:rPr>
        <w:t xml:space="preserve"> </w:t>
      </w:r>
      <w:r w:rsidR="00B656DA">
        <w:rPr>
          <w:szCs w:val="24"/>
        </w:rPr>
        <w:t>password to</w:t>
      </w:r>
      <w:r>
        <w:rPr>
          <w:szCs w:val="24"/>
        </w:rPr>
        <w:t xml:space="preserve"> register on the system.</w:t>
      </w:r>
      <w:r w:rsidR="00546D7F">
        <w:rPr>
          <w:szCs w:val="24"/>
        </w:rPr>
        <w:t xml:space="preserve"> </w:t>
      </w:r>
    </w:p>
    <w:p w14:paraId="1EAD4D24" w14:textId="48D92037" w:rsidR="005A5F62" w:rsidRPr="0055416F" w:rsidRDefault="00546D7F" w:rsidP="0055416F">
      <w:pPr>
        <w:rPr>
          <w:szCs w:val="24"/>
        </w:rPr>
      </w:pPr>
      <w:r>
        <w:rPr>
          <w:szCs w:val="24"/>
        </w:rPr>
        <w:t xml:space="preserve">This module will allow registered users of the system to </w:t>
      </w:r>
      <w:r w:rsidR="00B656DA">
        <w:rPr>
          <w:szCs w:val="24"/>
        </w:rPr>
        <w:t>authenticate (</w:t>
      </w:r>
      <w:r>
        <w:rPr>
          <w:szCs w:val="24"/>
        </w:rPr>
        <w:t xml:space="preserve">sign in) themselves on the system, the user will enter email and </w:t>
      </w:r>
      <w:r w:rsidR="00B656DA">
        <w:rPr>
          <w:szCs w:val="24"/>
        </w:rPr>
        <w:t>password to</w:t>
      </w:r>
      <w:r>
        <w:rPr>
          <w:szCs w:val="24"/>
        </w:rPr>
        <w:t xml:space="preserve"> </w:t>
      </w:r>
      <w:r w:rsidR="0055416F">
        <w:rPr>
          <w:szCs w:val="24"/>
        </w:rPr>
        <w:t>authenticate</w:t>
      </w:r>
      <w:r>
        <w:rPr>
          <w:szCs w:val="24"/>
        </w:rPr>
        <w:t xml:space="preserve"> on the system.</w:t>
      </w:r>
    </w:p>
    <w:p w14:paraId="79751D77" w14:textId="0E89E08B" w:rsidR="005A5F62" w:rsidRDefault="005A5F62" w:rsidP="00DC4A6F">
      <w:pPr>
        <w:pStyle w:val="Heading3"/>
        <w:numPr>
          <w:ilvl w:val="2"/>
          <w:numId w:val="29"/>
        </w:numPr>
        <w:spacing w:before="200" w:line="360" w:lineRule="auto"/>
        <w:jc w:val="left"/>
      </w:pPr>
      <w:bookmarkStart w:id="112" w:name="_Toc42742532"/>
      <w:r>
        <w:t>News Search</w:t>
      </w:r>
      <w:bookmarkEnd w:id="112"/>
    </w:p>
    <w:p w14:paraId="1CF851B3" w14:textId="77777777" w:rsidR="005A5F62" w:rsidRDefault="005A5F62" w:rsidP="005A5F62">
      <w:r>
        <w:t>The module News search of the system will allow users to search for the news. The user can enter the keyword related to the story, and our website will scrap the required data, which is the best match for these keywords. The user can only read the information on-site and visit the site via the link which is provided with the news.</w:t>
      </w:r>
    </w:p>
    <w:p w14:paraId="7D62F00E" w14:textId="14E1B5F3" w:rsidR="005A5F62" w:rsidRDefault="00B656DA" w:rsidP="00DC4A6F">
      <w:pPr>
        <w:pStyle w:val="Heading3"/>
        <w:numPr>
          <w:ilvl w:val="2"/>
          <w:numId w:val="29"/>
        </w:numPr>
        <w:spacing w:before="200" w:line="360" w:lineRule="auto"/>
        <w:jc w:val="left"/>
      </w:pPr>
      <w:bookmarkStart w:id="113" w:name="_Toc42742533"/>
      <w:r>
        <w:t>Save News</w:t>
      </w:r>
      <w:bookmarkEnd w:id="113"/>
    </w:p>
    <w:p w14:paraId="57A0337C" w14:textId="23C2A525" w:rsidR="005A5F62" w:rsidRDefault="005A5F62" w:rsidP="005A5F62">
      <w:r>
        <w:t xml:space="preserve">One of the most important modules of our system is </w:t>
      </w:r>
      <w:r w:rsidR="00B656DA">
        <w:t>save news</w:t>
      </w:r>
      <w:r>
        <w:t>. This module provides a platform to record data extracted data from relevant sources. Users can use this platform to have factual data in the form of document and download it without wasting time and effort.</w:t>
      </w:r>
    </w:p>
    <w:p w14:paraId="37E3F330" w14:textId="5E59626D" w:rsidR="005A5F62" w:rsidRDefault="00C45520" w:rsidP="00DC4A6F">
      <w:pPr>
        <w:pStyle w:val="Heading3"/>
        <w:numPr>
          <w:ilvl w:val="2"/>
          <w:numId w:val="29"/>
        </w:numPr>
        <w:spacing w:before="200" w:line="360" w:lineRule="auto"/>
        <w:jc w:val="left"/>
      </w:pPr>
      <w:bookmarkStart w:id="114" w:name="_Toc42742534"/>
      <w:r>
        <w:t xml:space="preserve">Search </w:t>
      </w:r>
      <w:r w:rsidR="005A5F62">
        <w:t>History</w:t>
      </w:r>
      <w:bookmarkEnd w:id="114"/>
      <w:r w:rsidR="005A5F62">
        <w:t xml:space="preserve"> </w:t>
      </w:r>
    </w:p>
    <w:p w14:paraId="3EF55BCB" w14:textId="44822E53" w:rsidR="005A5F62" w:rsidRDefault="005A5F62" w:rsidP="005A5F62">
      <w:r>
        <w:t>This Module of the system will allow users to check their previous searches. The user will log in to the system and click on the dashboard where the history option is provided. Our system maintains the complete details of the user history in that section, and the user can clear the history</w:t>
      </w:r>
      <w:r w:rsidR="00F920FF">
        <w:t>.</w:t>
      </w:r>
    </w:p>
    <w:p w14:paraId="65CF4F0A" w14:textId="227A1FC5" w:rsidR="005A5F62" w:rsidRDefault="004316D8" w:rsidP="004316D8">
      <w:pPr>
        <w:pStyle w:val="Heading1"/>
      </w:pPr>
      <w:bookmarkStart w:id="115" w:name="_Toc26830300"/>
      <w:bookmarkStart w:id="116" w:name="_Toc42742535"/>
      <w:r>
        <w:lastRenderedPageBreak/>
        <w:t xml:space="preserve">5.2   </w:t>
      </w:r>
      <w:r w:rsidR="005A5F62">
        <w:t>Tools and Technology</w:t>
      </w:r>
      <w:bookmarkEnd w:id="115"/>
      <w:bookmarkEnd w:id="116"/>
    </w:p>
    <w:p w14:paraId="5D1819BC" w14:textId="68660328" w:rsidR="005A5F62" w:rsidRDefault="005A5F62" w:rsidP="005A5F62">
      <w:pPr>
        <w:rPr>
          <w:szCs w:val="24"/>
        </w:rPr>
      </w:pPr>
      <w:r>
        <w:rPr>
          <w:szCs w:val="24"/>
        </w:rPr>
        <w:t>The following are tools, libraries, framework,</w:t>
      </w:r>
      <w:r w:rsidR="00081F03">
        <w:rPr>
          <w:szCs w:val="24"/>
        </w:rPr>
        <w:t xml:space="preserve"> </w:t>
      </w:r>
      <w:r>
        <w:rPr>
          <w:szCs w:val="24"/>
        </w:rPr>
        <w:t>and services that were used in developing the modules of the system.</w:t>
      </w:r>
    </w:p>
    <w:p w14:paraId="00A018BE" w14:textId="2FBD5859" w:rsidR="005A5F62" w:rsidRDefault="005A5F62" w:rsidP="00DD59C9">
      <w:pPr>
        <w:pStyle w:val="Heading3"/>
        <w:numPr>
          <w:ilvl w:val="2"/>
          <w:numId w:val="34"/>
        </w:numPr>
        <w:spacing w:before="200" w:line="360" w:lineRule="auto"/>
        <w:jc w:val="left"/>
      </w:pPr>
      <w:bookmarkStart w:id="117" w:name="_Toc42742536"/>
      <w:r>
        <w:t>Flask</w:t>
      </w:r>
      <w:bookmarkEnd w:id="117"/>
    </w:p>
    <w:p w14:paraId="18E1E387" w14:textId="2D669451" w:rsidR="005A5F62" w:rsidRDefault="005A5F62" w:rsidP="005A5F62">
      <w:r>
        <w:t>Flask is a framework or micro-framework which is supported by python programming language, and it is mostly written in python. It is maintained by community of individual python developers and companies. Flask can be used as a base in the development of different functions or applications, as it is optimal for fetching changing data that needs to be recorded. We used to Flask for developing the modules of our system.</w:t>
      </w:r>
    </w:p>
    <w:p w14:paraId="2CE275DB" w14:textId="6DECCAAD" w:rsidR="005A5F62" w:rsidRDefault="005A5F62" w:rsidP="00DD59C9">
      <w:pPr>
        <w:pStyle w:val="Heading3"/>
        <w:numPr>
          <w:ilvl w:val="2"/>
          <w:numId w:val="34"/>
        </w:numPr>
        <w:spacing w:before="200" w:line="360" w:lineRule="auto"/>
        <w:jc w:val="left"/>
      </w:pPr>
      <w:r>
        <w:rPr>
          <w:rFonts w:cs="Times New Roman"/>
        </w:rPr>
        <w:t xml:space="preserve"> </w:t>
      </w:r>
      <w:bookmarkStart w:id="118" w:name="_Toc42742537"/>
      <w:r>
        <w:rPr>
          <w:rFonts w:cs="Times New Roman"/>
        </w:rPr>
        <w:t>Tesseract-OCR</w:t>
      </w:r>
      <w:bookmarkEnd w:id="118"/>
    </w:p>
    <w:p w14:paraId="06D0204D" w14:textId="6C9BBB1F" w:rsidR="005A5F62" w:rsidRDefault="005A5F62" w:rsidP="005A5F62">
      <w:r>
        <w:t xml:space="preserve">Tesseract OCR is an optical character recognition drive for a different type of operating systems. It is optimized for complex character recognition and simple character recognition, layout analysis in the </w:t>
      </w:r>
      <w:r w:rsidR="00FD68C6">
        <w:t>back end</w:t>
      </w:r>
      <w:r>
        <w:t xml:space="preserve"> of systems for desktop and web-based applications. Tesseract is licensed by Apache and maintain by Google from 2006.</w:t>
      </w:r>
    </w:p>
    <w:p w14:paraId="7973DB9C" w14:textId="0E97FABD" w:rsidR="005A5F62" w:rsidRDefault="005A5F62" w:rsidP="00DD59C9">
      <w:pPr>
        <w:pStyle w:val="Heading3"/>
        <w:numPr>
          <w:ilvl w:val="2"/>
          <w:numId w:val="34"/>
        </w:numPr>
        <w:spacing w:before="200" w:line="360" w:lineRule="auto"/>
        <w:jc w:val="left"/>
      </w:pPr>
      <w:r>
        <w:t xml:space="preserve"> </w:t>
      </w:r>
      <w:bookmarkStart w:id="119" w:name="_Toc42742538"/>
      <w:r>
        <w:t>Pandas</w:t>
      </w:r>
      <w:bookmarkEnd w:id="119"/>
    </w:p>
    <w:p w14:paraId="6CBCE99E" w14:textId="7A4668D1" w:rsidR="005A5F62" w:rsidRDefault="005A5F62" w:rsidP="005A5F62">
      <w:r>
        <w:t xml:space="preserve">Pandas is a software library written in different programming languages includes Python, and </w:t>
      </w:r>
      <w:r w:rsidR="00ED5F39">
        <w:t>C</w:t>
      </w:r>
      <w:r>
        <w:t xml:space="preserve">. Pandas developers develop it for different mathematics and time series analysis, including different tables data. Consequently, Panda is free software which is used for different useful </w:t>
      </w:r>
      <w:r w:rsidR="00ED5F39">
        <w:t>functionalities.</w:t>
      </w:r>
    </w:p>
    <w:p w14:paraId="265B30E3" w14:textId="77777777" w:rsidR="005A5F62" w:rsidRDefault="005A5F62" w:rsidP="00DD59C9">
      <w:pPr>
        <w:pStyle w:val="Heading3"/>
        <w:numPr>
          <w:ilvl w:val="2"/>
          <w:numId w:val="34"/>
        </w:numPr>
        <w:spacing w:before="200" w:line="360" w:lineRule="auto"/>
        <w:jc w:val="left"/>
      </w:pPr>
      <w:r>
        <w:t xml:space="preserve"> </w:t>
      </w:r>
      <w:bookmarkStart w:id="120" w:name="_Toc42742539"/>
      <w:r>
        <w:t>Beautiful Soup</w:t>
      </w:r>
      <w:bookmarkEnd w:id="120"/>
      <w:r>
        <w:t xml:space="preserve"> </w:t>
      </w:r>
    </w:p>
    <w:p w14:paraId="136F29E4" w14:textId="0CF2327B" w:rsidR="005A5F62" w:rsidRDefault="005A5F62" w:rsidP="005A5F62">
      <w:r>
        <w:t xml:space="preserve">Beautiful Soup is a </w:t>
      </w:r>
      <w:r w:rsidR="00583590">
        <w:t>python-based</w:t>
      </w:r>
      <w:r>
        <w:t xml:space="preserve"> package which is used for parsing. Parsing is done for HTML and XML documents, which is </w:t>
      </w:r>
      <w:r w:rsidR="00583590">
        <w:t>later</w:t>
      </w:r>
      <w:r>
        <w:t xml:space="preserve"> used for scrapping with modular architecture and applications using plug-and-play components that are aimed for use within private enterprises. It offers a unique approach to the consensus that enables performance at scale while preserving privacy. </w:t>
      </w:r>
    </w:p>
    <w:p w14:paraId="2AA6D6DD" w14:textId="4FE129B1" w:rsidR="005A5F62" w:rsidRDefault="005A5F62" w:rsidP="00DD59C9">
      <w:pPr>
        <w:pStyle w:val="Heading3"/>
        <w:numPr>
          <w:ilvl w:val="2"/>
          <w:numId w:val="34"/>
        </w:numPr>
        <w:spacing w:before="200" w:line="360" w:lineRule="auto"/>
        <w:jc w:val="left"/>
      </w:pPr>
      <w:r>
        <w:rPr>
          <w:rFonts w:cs="Times New Roman"/>
        </w:rPr>
        <w:t xml:space="preserve"> </w:t>
      </w:r>
      <w:bookmarkStart w:id="121" w:name="_Toc42742540"/>
      <w:r>
        <w:rPr>
          <w:rFonts w:cs="Times New Roman"/>
        </w:rPr>
        <w:t>Requests</w:t>
      </w:r>
      <w:bookmarkEnd w:id="121"/>
    </w:p>
    <w:p w14:paraId="5D8D9741" w14:textId="77777777" w:rsidR="005A5F62" w:rsidRDefault="005A5F62" w:rsidP="005A5F62">
      <w:r>
        <w:t>Request is a library developed for the better understanding of extracting data from different HTML and XML, and it is human friendly and easy to use.</w:t>
      </w:r>
    </w:p>
    <w:p w14:paraId="1BF07095" w14:textId="34F7CDA3" w:rsidR="005A5F62" w:rsidRDefault="005A5F62" w:rsidP="00DD59C9">
      <w:pPr>
        <w:pStyle w:val="Heading3"/>
        <w:numPr>
          <w:ilvl w:val="2"/>
          <w:numId w:val="34"/>
        </w:numPr>
        <w:spacing w:before="200" w:line="360" w:lineRule="auto"/>
        <w:jc w:val="left"/>
      </w:pPr>
      <w:bookmarkStart w:id="122" w:name="_Toc42742541"/>
      <w:r>
        <w:lastRenderedPageBreak/>
        <w:t>Num</w:t>
      </w:r>
      <w:r w:rsidR="00016C88">
        <w:t>P</w:t>
      </w:r>
      <w:r w:rsidR="00631175">
        <w:t>y</w:t>
      </w:r>
      <w:bookmarkEnd w:id="122"/>
    </w:p>
    <w:p w14:paraId="721BC10B" w14:textId="59A751B4" w:rsidR="005A5F62" w:rsidRDefault="005A5F62" w:rsidP="005A5F62">
      <w:r>
        <w:t>Num</w:t>
      </w:r>
      <w:r w:rsidR="00016C88">
        <w:t>P</w:t>
      </w:r>
      <w:r>
        <w:t>y is an important library of python programming language mainly designed for dealing with matrices; matrices involved two dimensional, three dimensional, and so on and other mathematical programming calculations. It is also popular in dealing with different arrays.</w:t>
      </w:r>
    </w:p>
    <w:p w14:paraId="2DC9B6B0" w14:textId="77777777" w:rsidR="005A5F62" w:rsidRDefault="005A5F62" w:rsidP="00DD59C9">
      <w:pPr>
        <w:pStyle w:val="Heading3"/>
        <w:numPr>
          <w:ilvl w:val="2"/>
          <w:numId w:val="34"/>
        </w:numPr>
        <w:spacing w:before="200" w:line="360" w:lineRule="auto"/>
        <w:jc w:val="left"/>
      </w:pPr>
      <w:r>
        <w:t xml:space="preserve"> </w:t>
      </w:r>
      <w:bookmarkStart w:id="123" w:name="_Toc42742542"/>
      <w:r>
        <w:t>NLTK</w:t>
      </w:r>
      <w:bookmarkEnd w:id="123"/>
    </w:p>
    <w:p w14:paraId="2E7242CC" w14:textId="3F91807F" w:rsidR="005A5F62" w:rsidRDefault="005A5F62" w:rsidP="005A5F62">
      <w:r>
        <w:t xml:space="preserve">It is a tool kit where you can develop your Python programming language to deal with different human languages and make </w:t>
      </w:r>
      <w:r w:rsidR="00016C88">
        <w:t>programs</w:t>
      </w:r>
      <w:r>
        <w:t xml:space="preserve"> to understand the natural language more closely.</w:t>
      </w:r>
    </w:p>
    <w:p w14:paraId="7079632C" w14:textId="53B9BC86" w:rsidR="005A5F62" w:rsidRDefault="005A5F62" w:rsidP="00DD59C9">
      <w:pPr>
        <w:pStyle w:val="Heading3"/>
        <w:numPr>
          <w:ilvl w:val="2"/>
          <w:numId w:val="34"/>
        </w:numPr>
        <w:spacing w:before="200" w:line="360" w:lineRule="auto"/>
        <w:jc w:val="left"/>
      </w:pPr>
      <w:r>
        <w:t xml:space="preserve"> </w:t>
      </w:r>
      <w:bookmarkStart w:id="124" w:name="_Toc42742543"/>
      <w:proofErr w:type="spellStart"/>
      <w:r>
        <w:t>SKLearn</w:t>
      </w:r>
      <w:proofErr w:type="spellEnd"/>
      <w:r>
        <w:t xml:space="preserve"> TFIDF </w:t>
      </w:r>
      <w:r w:rsidR="00670AC1">
        <w:t>V</w:t>
      </w:r>
      <w:r>
        <w:t>ectorizer</w:t>
      </w:r>
      <w:bookmarkEnd w:id="124"/>
      <w:r>
        <w:t xml:space="preserve"> </w:t>
      </w:r>
    </w:p>
    <w:p w14:paraId="7BDE91BB" w14:textId="481C0189" w:rsidR="005A5F62" w:rsidRDefault="005A5F62" w:rsidP="005A5F62">
      <w:proofErr w:type="spellStart"/>
      <w:r>
        <w:t>SKLearn</w:t>
      </w:r>
      <w:proofErr w:type="spellEnd"/>
      <w:r>
        <w:t xml:space="preserve"> TFIDF vectorizer is mainly used to tokenize the document, </w:t>
      </w:r>
      <w:r w:rsidR="00016C88">
        <w:t>analyse</w:t>
      </w:r>
      <w:r>
        <w:t xml:space="preserve"> the text for reverse document frequencies and encode the material, and it is also used for weighting the document and learning the vocabulary of it</w:t>
      </w:r>
      <w:r w:rsidR="00670AC1">
        <w:t xml:space="preserve">. In this project it has been used to find term frequency and inverse document frequency of the entered query by user so the system can get the context of what the user is searching. </w:t>
      </w:r>
    </w:p>
    <w:p w14:paraId="2489B1CA" w14:textId="77777777" w:rsidR="005A5F62" w:rsidRDefault="005A5F62" w:rsidP="00DD59C9">
      <w:pPr>
        <w:pStyle w:val="Heading3"/>
        <w:numPr>
          <w:ilvl w:val="2"/>
          <w:numId w:val="34"/>
        </w:numPr>
        <w:spacing w:before="200" w:line="360" w:lineRule="auto"/>
        <w:jc w:val="left"/>
      </w:pPr>
      <w:r>
        <w:t xml:space="preserve"> </w:t>
      </w:r>
      <w:bookmarkStart w:id="125" w:name="_Toc42742544"/>
      <w:proofErr w:type="spellStart"/>
      <w:r>
        <w:t>SKLearn</w:t>
      </w:r>
      <w:proofErr w:type="spellEnd"/>
      <w:r>
        <w:t xml:space="preserve"> Cosine Similarity</w:t>
      </w:r>
      <w:bookmarkEnd w:id="125"/>
    </w:p>
    <w:p w14:paraId="517659CA" w14:textId="2D787438" w:rsidR="005A5F62" w:rsidRDefault="005A5F62" w:rsidP="005A5F62">
      <w:proofErr w:type="spellStart"/>
      <w:r>
        <w:t>SKLearn</w:t>
      </w:r>
      <w:proofErr w:type="spellEnd"/>
      <w:r>
        <w:t xml:space="preserve"> Cosine Similarity is used to find the similarity between the documents, it mainly </w:t>
      </w:r>
      <w:r w:rsidR="00016C88">
        <w:t>calculates</w:t>
      </w:r>
      <w:r>
        <w:t xml:space="preserve"> its frequency of similarity with the help of x and y in cosine </w:t>
      </w:r>
      <w:r w:rsidR="00016C88">
        <w:t>angle.</w:t>
      </w:r>
    </w:p>
    <w:p w14:paraId="445F7831" w14:textId="77777777" w:rsidR="005A5F62" w:rsidRDefault="005A5F62" w:rsidP="00DD59C9">
      <w:pPr>
        <w:pStyle w:val="Heading2"/>
        <w:numPr>
          <w:ilvl w:val="1"/>
          <w:numId w:val="34"/>
        </w:numPr>
        <w:spacing w:before="200" w:line="360" w:lineRule="auto"/>
      </w:pPr>
      <w:bookmarkStart w:id="126" w:name="_Toc26830311"/>
      <w:bookmarkStart w:id="127" w:name="_Toc42742545"/>
      <w:r>
        <w:t>Summary</w:t>
      </w:r>
      <w:bookmarkEnd w:id="126"/>
      <w:bookmarkEnd w:id="127"/>
    </w:p>
    <w:p w14:paraId="1643C3C5" w14:textId="24CDA710" w:rsidR="00FB09E7" w:rsidRDefault="005A5F62" w:rsidP="00226AA1">
      <w:pPr>
        <w:rPr>
          <w:szCs w:val="24"/>
        </w:rPr>
      </w:pPr>
      <w:r>
        <w:rPr>
          <w:szCs w:val="24"/>
        </w:rPr>
        <w:t xml:space="preserve">In this chapter, we have discussed the module implementation of the system. Tools that were used in developing were discussed briefly. We have used </w:t>
      </w:r>
      <w:r w:rsidR="00016C88">
        <w:rPr>
          <w:szCs w:val="24"/>
        </w:rPr>
        <w:t>F</w:t>
      </w:r>
      <w:r>
        <w:rPr>
          <w:szCs w:val="24"/>
        </w:rPr>
        <w:t>lask,</w:t>
      </w:r>
      <w:r w:rsidR="00016C88">
        <w:rPr>
          <w:szCs w:val="24"/>
        </w:rPr>
        <w:t xml:space="preserve"> P</w:t>
      </w:r>
      <w:r>
        <w:rPr>
          <w:szCs w:val="24"/>
        </w:rPr>
        <w:t>andas</w:t>
      </w:r>
      <w:r w:rsidR="00016C88">
        <w:rPr>
          <w:szCs w:val="24"/>
        </w:rPr>
        <w:t xml:space="preserve">, </w:t>
      </w:r>
      <w:commentRangeStart w:id="128"/>
      <w:r w:rsidR="00016C88">
        <w:rPr>
          <w:szCs w:val="24"/>
        </w:rPr>
        <w:t>N</w:t>
      </w:r>
      <w:r>
        <w:rPr>
          <w:szCs w:val="24"/>
        </w:rPr>
        <w:t>um</w:t>
      </w:r>
      <w:r w:rsidR="00016C88">
        <w:rPr>
          <w:szCs w:val="24"/>
        </w:rPr>
        <w:t>P</w:t>
      </w:r>
      <w:r>
        <w:rPr>
          <w:szCs w:val="24"/>
        </w:rPr>
        <w:t>y</w:t>
      </w:r>
      <w:commentRangeEnd w:id="128"/>
      <w:r w:rsidR="00A854C6">
        <w:rPr>
          <w:rStyle w:val="CommentReference"/>
        </w:rPr>
        <w:commentReference w:id="128"/>
      </w:r>
      <w:r>
        <w:rPr>
          <w:szCs w:val="24"/>
        </w:rPr>
        <w:t>,</w:t>
      </w:r>
      <w:r w:rsidR="00016C88">
        <w:rPr>
          <w:szCs w:val="24"/>
        </w:rPr>
        <w:t xml:space="preserve"> B</w:t>
      </w:r>
      <w:r>
        <w:rPr>
          <w:szCs w:val="24"/>
        </w:rPr>
        <w:t>eautiful</w:t>
      </w:r>
      <w:r w:rsidR="00016C88">
        <w:rPr>
          <w:szCs w:val="24"/>
        </w:rPr>
        <w:t xml:space="preserve"> S</w:t>
      </w:r>
      <w:r>
        <w:rPr>
          <w:szCs w:val="24"/>
        </w:rPr>
        <w:t xml:space="preserve">oup and </w:t>
      </w:r>
      <w:r w:rsidR="00016C88">
        <w:rPr>
          <w:szCs w:val="24"/>
        </w:rPr>
        <w:t>R</w:t>
      </w:r>
      <w:r>
        <w:rPr>
          <w:szCs w:val="24"/>
        </w:rPr>
        <w:t>equest</w:t>
      </w:r>
      <w:r w:rsidR="00016C88">
        <w:rPr>
          <w:szCs w:val="24"/>
        </w:rPr>
        <w:t>s</w:t>
      </w:r>
      <w:r>
        <w:rPr>
          <w:szCs w:val="24"/>
        </w:rPr>
        <w:t xml:space="preserve"> libraries in the back end for the developing of the </w:t>
      </w:r>
      <w:r w:rsidR="00016C88">
        <w:rPr>
          <w:szCs w:val="24"/>
        </w:rPr>
        <w:t>searching and scrapping modules</w:t>
      </w:r>
      <w:r>
        <w:rPr>
          <w:szCs w:val="24"/>
        </w:rPr>
        <w:t xml:space="preserve"> of our system. Flask was used in the backend </w:t>
      </w:r>
      <w:r w:rsidR="00016C88">
        <w:rPr>
          <w:szCs w:val="24"/>
        </w:rPr>
        <w:t>development as</w:t>
      </w:r>
      <w:r>
        <w:rPr>
          <w:szCs w:val="24"/>
        </w:rPr>
        <w:t xml:space="preserve"> well as in the </w:t>
      </w:r>
      <w:r w:rsidR="00016C88">
        <w:rPr>
          <w:szCs w:val="24"/>
        </w:rPr>
        <w:t>front-end</w:t>
      </w:r>
      <w:r>
        <w:rPr>
          <w:szCs w:val="24"/>
        </w:rPr>
        <w:t xml:space="preserve"> development of the scrapping module of the system. NLTK was used to </w:t>
      </w:r>
      <w:r w:rsidR="003D466A">
        <w:rPr>
          <w:szCs w:val="24"/>
        </w:rPr>
        <w:t>judge</w:t>
      </w:r>
      <w:r>
        <w:rPr>
          <w:szCs w:val="24"/>
        </w:rPr>
        <w:t xml:space="preserve"> the human language more closely and is used for more efficient solution to the natural language </w:t>
      </w:r>
      <w:r w:rsidR="00016C88">
        <w:rPr>
          <w:szCs w:val="24"/>
        </w:rPr>
        <w:t>extraction.</w:t>
      </w:r>
      <w:r>
        <w:rPr>
          <w:szCs w:val="24"/>
        </w:rPr>
        <w:t xml:space="preserve"> HTML,</w:t>
      </w:r>
      <w:r w:rsidR="00016C88">
        <w:rPr>
          <w:szCs w:val="24"/>
        </w:rPr>
        <w:t xml:space="preserve"> </w:t>
      </w:r>
      <w:r>
        <w:rPr>
          <w:szCs w:val="24"/>
        </w:rPr>
        <w:t>CSS,</w:t>
      </w:r>
      <w:r w:rsidR="00016C88">
        <w:rPr>
          <w:szCs w:val="24"/>
        </w:rPr>
        <w:t xml:space="preserve"> </w:t>
      </w:r>
      <w:r w:rsidR="003D466A">
        <w:rPr>
          <w:szCs w:val="24"/>
        </w:rPr>
        <w:t>JavaScript,</w:t>
      </w:r>
      <w:r>
        <w:rPr>
          <w:szCs w:val="24"/>
        </w:rPr>
        <w:t xml:space="preserve"> and</w:t>
      </w:r>
      <w:r w:rsidR="00016C88">
        <w:rPr>
          <w:szCs w:val="24"/>
        </w:rPr>
        <w:t xml:space="preserve"> </w:t>
      </w:r>
      <w:r>
        <w:rPr>
          <w:szCs w:val="24"/>
        </w:rPr>
        <w:t>acts as a foundation for developing front end design, validation with modular architecture and applications using plug-and-play components</w:t>
      </w:r>
      <w:r w:rsidR="00016C88">
        <w:rPr>
          <w:szCs w:val="24"/>
        </w:rPr>
        <w:t xml:space="preserve">. </w:t>
      </w:r>
      <w:r>
        <w:rPr>
          <w:szCs w:val="24"/>
        </w:rPr>
        <w:t>Detail</w:t>
      </w:r>
      <w:r w:rsidR="00016C88">
        <w:rPr>
          <w:szCs w:val="24"/>
        </w:rPr>
        <w:t>ed</w:t>
      </w:r>
      <w:r>
        <w:rPr>
          <w:szCs w:val="24"/>
        </w:rPr>
        <w:t xml:space="preserve"> discussion about the implementation of the system is done in this chapter.</w:t>
      </w:r>
    </w:p>
    <w:p w14:paraId="008ECDE2" w14:textId="017D0C01" w:rsidR="00F00D07" w:rsidRDefault="00F00D07">
      <w:pPr>
        <w:spacing w:line="259" w:lineRule="auto"/>
        <w:jc w:val="left"/>
        <w:rPr>
          <w:szCs w:val="24"/>
        </w:rPr>
      </w:pPr>
      <w:r>
        <w:rPr>
          <w:szCs w:val="24"/>
        </w:rPr>
        <w:br w:type="page"/>
      </w:r>
    </w:p>
    <w:p w14:paraId="47192CC2" w14:textId="77777777" w:rsidR="00F00D07" w:rsidRDefault="00F00D07" w:rsidP="00F00D07"/>
    <w:p w14:paraId="2BD6E3D2" w14:textId="77777777" w:rsidR="00F00D07" w:rsidRDefault="00F00D07" w:rsidP="00F00D07"/>
    <w:p w14:paraId="6DEEC4DB" w14:textId="77777777" w:rsidR="00F00D07" w:rsidRDefault="00F00D07" w:rsidP="00F00D07"/>
    <w:p w14:paraId="7C02F007" w14:textId="77777777" w:rsidR="00F00D07" w:rsidRDefault="00F00D07" w:rsidP="00F00D07"/>
    <w:p w14:paraId="17BF4118" w14:textId="77777777" w:rsidR="00F00D07" w:rsidRDefault="00F00D07" w:rsidP="00F00D07"/>
    <w:p w14:paraId="1F30F5A3" w14:textId="77777777" w:rsidR="00F00D07" w:rsidRDefault="00F00D07" w:rsidP="00F00D07"/>
    <w:p w14:paraId="344C1F5E" w14:textId="77777777" w:rsidR="00F00D07" w:rsidRDefault="00F00D07" w:rsidP="00F00D07"/>
    <w:p w14:paraId="675C38FB" w14:textId="77777777" w:rsidR="00F00D07" w:rsidRDefault="00F00D07" w:rsidP="00F00D07"/>
    <w:p w14:paraId="5802DB3C" w14:textId="77777777" w:rsidR="00F00D07" w:rsidRDefault="00F00D07" w:rsidP="00F00D07"/>
    <w:p w14:paraId="00A175C7" w14:textId="77777777" w:rsidR="00F00D07" w:rsidRDefault="00F00D07" w:rsidP="00F00D07"/>
    <w:p w14:paraId="4D2FF2C3" w14:textId="77777777" w:rsidR="00F00D07" w:rsidRDefault="00F00D07" w:rsidP="00F00D07"/>
    <w:p w14:paraId="438107C5" w14:textId="52D90FB3" w:rsidR="00F00D07" w:rsidRDefault="00F00D07" w:rsidP="00AA137C">
      <w:pPr>
        <w:pStyle w:val="Heading1"/>
        <w:jc w:val="center"/>
      </w:pPr>
      <w:bookmarkStart w:id="129" w:name="_Toc42742546"/>
      <w:r>
        <w:t>CHAPTER 6</w:t>
      </w:r>
      <w:bookmarkEnd w:id="129"/>
    </w:p>
    <w:p w14:paraId="35423EFC" w14:textId="091E6AE5" w:rsidR="00F00D07" w:rsidRPr="00AA137C" w:rsidRDefault="00F00D07" w:rsidP="00AA137C">
      <w:pPr>
        <w:pStyle w:val="Heading1"/>
        <w:jc w:val="center"/>
        <w:rPr>
          <w:sz w:val="44"/>
          <w:szCs w:val="44"/>
        </w:rPr>
      </w:pPr>
      <w:bookmarkStart w:id="130" w:name="_Toc42742547"/>
      <w:r w:rsidRPr="00AA137C">
        <w:rPr>
          <w:sz w:val="44"/>
          <w:szCs w:val="44"/>
        </w:rPr>
        <w:t>TESTING, ANALYSES AND VALIDATION</w:t>
      </w:r>
      <w:bookmarkEnd w:id="130"/>
    </w:p>
    <w:p w14:paraId="6EF79859" w14:textId="2B9C8146" w:rsidR="00F00D07" w:rsidRDefault="00F00D07">
      <w:pPr>
        <w:spacing w:line="259" w:lineRule="auto"/>
        <w:jc w:val="left"/>
        <w:rPr>
          <w:b/>
          <w:sz w:val="44"/>
          <w:szCs w:val="44"/>
        </w:rPr>
      </w:pPr>
      <w:r>
        <w:rPr>
          <w:b/>
          <w:sz w:val="44"/>
          <w:szCs w:val="44"/>
        </w:rPr>
        <w:br w:type="page"/>
      </w:r>
    </w:p>
    <w:p w14:paraId="465BE36E" w14:textId="08FE9792" w:rsidR="00815EA6" w:rsidRDefault="00815EA6" w:rsidP="000D6319">
      <w:pPr>
        <w:pStyle w:val="Heading1"/>
      </w:pPr>
      <w:bookmarkStart w:id="131" w:name="_Toc42742548"/>
      <w:r>
        <w:lastRenderedPageBreak/>
        <w:t>6.0</w:t>
      </w:r>
      <w:r w:rsidR="000D6319">
        <w:t xml:space="preserve">   </w:t>
      </w:r>
      <w:r>
        <w:t>Introduction</w:t>
      </w:r>
      <w:bookmarkEnd w:id="131"/>
    </w:p>
    <w:p w14:paraId="4E30D438" w14:textId="1278F99F" w:rsidR="00815EA6" w:rsidRDefault="00815EA6" w:rsidP="00815EA6">
      <w:r>
        <w:t xml:space="preserve">All the necessary reporting and documentation required for testing and validation in this chapter. As we know that in </w:t>
      </w:r>
      <w:r w:rsidR="000D6319">
        <w:t>testing,</w:t>
      </w:r>
      <w:r>
        <w:t xml:space="preserve"> we run our project with the intention to find the errors and remove them </w:t>
      </w:r>
      <w:r w:rsidR="000D6319">
        <w:t>to</w:t>
      </w:r>
      <w:r>
        <w:t xml:space="preserve"> improve the functionalities of our system. We will make the use of test cases to test the functionalities of the system by </w:t>
      </w:r>
      <w:r w:rsidR="000D6319">
        <w:t>analysing</w:t>
      </w:r>
      <w:r>
        <w:t xml:space="preserve"> and validating the results gathered from those test cases. As we know that testing is a process of executing the system in a real life and then </w:t>
      </w:r>
      <w:r w:rsidR="000D6319">
        <w:t>analysing</w:t>
      </w:r>
      <w:r>
        <w:t xml:space="preserve"> and evaluating the results. Our goal is to find and correct as much errors and defects we can before launching the system in the market. Some of the testing technique that we have used in the testing process are unit testing in which a specific capability or a functionality of the system is tested, integration testing which is performed after some parts of the whole system are integrated in order to test how one functionality of the system works with the other when they are kept and run in parallel, in order for us to check the overall functionality of the system by observing the results according to some one given inputs black box testing comes for the aid. But these type of testing technique have nothing to do when it comes to finding and removing the specific integral parts of the code therefor we use white box testing in which in code and the modules are tested in very much detail. </w:t>
      </w:r>
    </w:p>
    <w:p w14:paraId="424A3957" w14:textId="753837EE" w:rsidR="00815EA6" w:rsidRDefault="00815EA6" w:rsidP="00815EA6">
      <w:r>
        <w:t xml:space="preserve">When we consider all of this it is very clear that testing is a very important step of the development process and by using the testing methods by a tester or a testing team we can make sure that weather the requirements or the demands of the are being flailed by the system or not. The test cases and the scenarios are </w:t>
      </w:r>
      <w:r w:rsidR="000D6319">
        <w:t>analysed</w:t>
      </w:r>
      <w:r>
        <w:t xml:space="preserve"> by giving input opposing to every module and the component of the system. The test cases of the python logic and code have been executed on </w:t>
      </w:r>
      <w:r w:rsidR="000D6319">
        <w:t>V</w:t>
      </w:r>
      <w:r>
        <w:t xml:space="preserve">isual </w:t>
      </w:r>
      <w:r w:rsidR="000D6319">
        <w:t>S</w:t>
      </w:r>
      <w:r>
        <w:t xml:space="preserve">tudio </w:t>
      </w:r>
      <w:r w:rsidR="000D6319">
        <w:t>C</w:t>
      </w:r>
      <w:r>
        <w:t xml:space="preserve">ode and the test cases for the web have been executed using Google </w:t>
      </w:r>
      <w:r w:rsidR="00F64C6F">
        <w:t>C</w:t>
      </w:r>
      <w:r>
        <w:t xml:space="preserve">hrome, </w:t>
      </w:r>
      <w:r w:rsidR="000D6319">
        <w:t xml:space="preserve">Visual Studio </w:t>
      </w:r>
      <w:r w:rsidR="004505CA">
        <w:t>Code etc.</w:t>
      </w:r>
      <w:r>
        <w:t xml:space="preserve"> Test cases are very important in discovering the defects errors and bugs of the system and they point out the components and the modules of the code that are not working properly therefor we make changes in the code and correct our mistakes.</w:t>
      </w:r>
    </w:p>
    <w:p w14:paraId="3486A602" w14:textId="468ED173" w:rsidR="00815EA6" w:rsidRDefault="00815EA6" w:rsidP="007A7CEE">
      <w:pPr>
        <w:pStyle w:val="Heading1"/>
      </w:pPr>
      <w:bookmarkStart w:id="132" w:name="_Toc42742549"/>
      <w:r>
        <w:t>6.</w:t>
      </w:r>
      <w:r w:rsidR="007A7CEE">
        <w:t>1   T</w:t>
      </w:r>
      <w:r>
        <w:t xml:space="preserve">est </w:t>
      </w:r>
      <w:r w:rsidR="007A7CEE">
        <w:t>B</w:t>
      </w:r>
      <w:r>
        <w:t>ed</w:t>
      </w:r>
      <w:bookmarkEnd w:id="132"/>
    </w:p>
    <w:p w14:paraId="2C9B67AE" w14:textId="0ECA0537" w:rsidR="00815EA6" w:rsidRDefault="00815EA6" w:rsidP="00815EA6">
      <w:r>
        <w:t xml:space="preserve">A </w:t>
      </w:r>
      <w:r w:rsidRPr="004E5A81">
        <w:t>test</w:t>
      </w:r>
      <w:r>
        <w:t xml:space="preserve"> is an</w:t>
      </w:r>
      <w:r w:rsidRPr="004E5A81">
        <w:t xml:space="preserve"> e</w:t>
      </w:r>
      <w:r>
        <w:t xml:space="preserve">xecution environment used </w:t>
      </w:r>
      <w:r w:rsidRPr="004E5A81">
        <w:t xml:space="preserve">for testing. </w:t>
      </w:r>
      <w:r>
        <w:t xml:space="preserve">A </w:t>
      </w:r>
      <w:r w:rsidRPr="004E5A81">
        <w:t>Test bed consists of specific</w:t>
      </w:r>
      <w:r>
        <w:t xml:space="preserve"> collection</w:t>
      </w:r>
      <w:r w:rsidRPr="004E5A81">
        <w:t xml:space="preserve"> hardware, software, Operating system, network</w:t>
      </w:r>
      <w:r>
        <w:t>, the product being</w:t>
      </w:r>
      <w:r w:rsidRPr="004E5A81">
        <w:t xml:space="preserve"> test</w:t>
      </w:r>
      <w:r>
        <w:t>ed</w:t>
      </w:r>
      <w:r w:rsidRPr="004E5A81">
        <w:t>, other system software and application software.</w:t>
      </w:r>
      <w:r>
        <w:t xml:space="preserve"> All the functionalities of the system and the modules are tested on this test bed. The test bed used for the testing of “</w:t>
      </w:r>
      <w:r w:rsidR="007A7CEE">
        <w:t>C</w:t>
      </w:r>
      <w:r>
        <w:t xml:space="preserve">ontextual </w:t>
      </w:r>
      <w:r w:rsidR="007A7CEE">
        <w:t>N</w:t>
      </w:r>
      <w:r>
        <w:t xml:space="preserve">ews </w:t>
      </w:r>
      <w:r w:rsidR="007A7CEE">
        <w:t>I</w:t>
      </w:r>
      <w:r>
        <w:t xml:space="preserve">nformation </w:t>
      </w:r>
      <w:r w:rsidR="007A7CEE">
        <w:t>R</w:t>
      </w:r>
      <w:r>
        <w:t xml:space="preserve">etrieval” is a </w:t>
      </w:r>
      <w:r w:rsidR="007A7CEE">
        <w:t>L</w:t>
      </w:r>
      <w:r>
        <w:t>aptop</w:t>
      </w:r>
      <w:r w:rsidR="007A7CEE">
        <w:t xml:space="preserve"> </w:t>
      </w:r>
      <w:r>
        <w:t xml:space="preserve">with </w:t>
      </w:r>
      <w:r w:rsidR="00430196">
        <w:t>Wi</w:t>
      </w:r>
      <w:r>
        <w:t xml:space="preserve">ndows </w:t>
      </w:r>
      <w:r w:rsidR="007A7CEE">
        <w:t>10 running</w:t>
      </w:r>
      <w:r>
        <w:t xml:space="preserve"> </w:t>
      </w:r>
      <w:r w:rsidR="00066E76">
        <w:t>O</w:t>
      </w:r>
      <w:r>
        <w:t>perating</w:t>
      </w:r>
      <w:r w:rsidR="00066E76">
        <w:t xml:space="preserve"> S</w:t>
      </w:r>
      <w:r>
        <w:t>ystem</w:t>
      </w:r>
      <w:r w:rsidR="00066E76">
        <w:t>,</w:t>
      </w:r>
      <w:r>
        <w:t xml:space="preserve"> </w:t>
      </w:r>
      <w:r w:rsidR="009D616D">
        <w:t>8</w:t>
      </w:r>
      <w:r>
        <w:t xml:space="preserve">GB </w:t>
      </w:r>
      <w:r w:rsidR="00066E76">
        <w:lastRenderedPageBreak/>
        <w:t>RAM</w:t>
      </w:r>
      <w:r>
        <w:t xml:space="preserve"> and 1 </w:t>
      </w:r>
      <w:r w:rsidR="009D616D">
        <w:t>Terabyte</w:t>
      </w:r>
      <w:r>
        <w:t xml:space="preserve"> </w:t>
      </w:r>
      <w:r w:rsidR="009D616D">
        <w:t>H</w:t>
      </w:r>
      <w:r>
        <w:t xml:space="preserve">ard </w:t>
      </w:r>
      <w:r w:rsidR="009D616D">
        <w:t>D</w:t>
      </w:r>
      <w:r>
        <w:t>isk</w:t>
      </w:r>
      <w:r w:rsidR="00FE2E05">
        <w:t>,</w:t>
      </w:r>
      <w:r w:rsidR="009D616D">
        <w:t xml:space="preserve"> and</w:t>
      </w:r>
      <w:r>
        <w:t xml:space="preserve"> the application</w:t>
      </w:r>
      <w:r w:rsidR="00FE2E05">
        <w:t>s</w:t>
      </w:r>
      <w:r>
        <w:t xml:space="preserve"> used in testing are </w:t>
      </w:r>
      <w:commentRangeStart w:id="133"/>
      <w:r>
        <w:t xml:space="preserve">visual studio code </w:t>
      </w:r>
      <w:commentRangeEnd w:id="133"/>
      <w:r w:rsidR="00A854C6">
        <w:rPr>
          <w:rStyle w:val="CommentReference"/>
        </w:rPr>
        <w:commentReference w:id="133"/>
      </w:r>
      <w:r>
        <w:t>and google chrome.</w:t>
      </w:r>
    </w:p>
    <w:p w14:paraId="60E54697" w14:textId="5C226C28" w:rsidR="00815EA6" w:rsidRDefault="003416ED" w:rsidP="003416ED">
      <w:pPr>
        <w:pStyle w:val="Heading1"/>
      </w:pPr>
      <w:bookmarkStart w:id="134" w:name="_Toc42742550"/>
      <w:r>
        <w:t>6.2   S</w:t>
      </w:r>
      <w:r w:rsidR="00815EA6">
        <w:t xml:space="preserve">ystem </w:t>
      </w:r>
      <w:r>
        <w:t>T</w:t>
      </w:r>
      <w:r w:rsidR="00815EA6">
        <w:t xml:space="preserve">est </w:t>
      </w:r>
      <w:r>
        <w:t>C</w:t>
      </w:r>
      <w:r w:rsidR="00815EA6">
        <w:t>ase</w:t>
      </w:r>
      <w:bookmarkEnd w:id="134"/>
    </w:p>
    <w:p w14:paraId="5084E78E" w14:textId="6B8348A4" w:rsidR="00815EA6" w:rsidRDefault="00815EA6" w:rsidP="006B0842">
      <w:r>
        <w:t>The system test cases are written and executed to find all the possible errors and bugs in the system. System testing helps us to improve the functionality of the system and it also helps us to ensure and validate that our system is being made according to the requirements of the user. Throughout the testing of the system we have found a large number of errors and bugs and that is exactly what our goals was many of the bugs were corrected but many were very hard to settle there for they have been contained and minimized.</w:t>
      </w:r>
    </w:p>
    <w:p w14:paraId="15B41C9D" w14:textId="47006C41" w:rsidR="00815EA6" w:rsidRDefault="00465DDA" w:rsidP="00465DDA">
      <w:pPr>
        <w:pStyle w:val="Heading1"/>
      </w:pPr>
      <w:bookmarkStart w:id="135" w:name="_Toc42742551"/>
      <w:r>
        <w:t>6.3   T</w:t>
      </w:r>
      <w:r w:rsidR="00815EA6">
        <w:t xml:space="preserve">est </w:t>
      </w:r>
      <w:r>
        <w:t>C</w:t>
      </w:r>
      <w:r w:rsidR="00815EA6">
        <w:t>ases</w:t>
      </w:r>
      <w:bookmarkEnd w:id="135"/>
    </w:p>
    <w:p w14:paraId="39BA6756" w14:textId="77777777" w:rsidR="00815EA6" w:rsidRPr="005B040E" w:rsidRDefault="00815EA6" w:rsidP="00815EA6">
      <w:pPr>
        <w:rPr>
          <w:rFonts w:cs="Times New Roman"/>
          <w:szCs w:val="24"/>
        </w:rPr>
      </w:pPr>
      <w:r w:rsidRPr="005B040E">
        <w:rPr>
          <w:rFonts w:cs="Times New Roman"/>
          <w:szCs w:val="24"/>
        </w:rPr>
        <w:t xml:space="preserve">Test cases are the scenarios or the conditions that are used by a tester to ensure that the system that is being made is according to the requirement of the user and to detect the defects and the errors in the system before launching it in the market. Test cases help us to insure that our system is error free and performing its functionality without any risks involved the test cases have aided the testers to detect errors and have aided the development team to remove these errors. Test cases have also highlighted some of those defects which were very hard to deal with and to be removed therefor the development team has done some providers to minimize their impact and their containment. </w:t>
      </w:r>
    </w:p>
    <w:p w14:paraId="0EA14D88" w14:textId="18803CC2" w:rsidR="00815EA6" w:rsidRPr="00B14F2C" w:rsidRDefault="00815EA6" w:rsidP="00B14F2C">
      <w:pPr>
        <w:pStyle w:val="Standard"/>
        <w:spacing w:before="240" w:after="200" w:line="360" w:lineRule="auto"/>
        <w:jc w:val="both"/>
        <w:rPr>
          <w:rFonts w:ascii="Times New Roman" w:hAnsi="Times New Roman" w:cs="Times New Roman"/>
        </w:rPr>
      </w:pPr>
      <w:r w:rsidRPr="005B040E">
        <w:rPr>
          <w:rFonts w:ascii="Times New Roman" w:hAnsi="Times New Roman" w:cs="Times New Roman"/>
        </w:rPr>
        <w:t>All the test cases consist of the following components which are test case ID, test case reference, QA test engineer, name of personnel, test date, revision history, objective, testing environment, assumptions, preconditions, steps, and status of a test case. Test cases of all features of the system are given below in detail.</w:t>
      </w:r>
    </w:p>
    <w:p w14:paraId="5D280663" w14:textId="43A386D6" w:rsidR="00815EA6" w:rsidRDefault="00815EA6" w:rsidP="00DC4A6F">
      <w:pPr>
        <w:pStyle w:val="Heading3"/>
        <w:numPr>
          <w:ilvl w:val="2"/>
          <w:numId w:val="30"/>
        </w:numPr>
      </w:pPr>
      <w:bookmarkStart w:id="136" w:name="_Toc42742552"/>
      <w:r>
        <w:t>Sign in</w:t>
      </w:r>
      <w:bookmarkEnd w:id="136"/>
    </w:p>
    <w:p w14:paraId="6389F5B4" w14:textId="77777777" w:rsidR="00815EA6" w:rsidRPr="00276B6B" w:rsidRDefault="00815EA6" w:rsidP="00815EA6">
      <w:pPr>
        <w:rPr>
          <w:rFonts w:cs="Times New Roman"/>
        </w:rPr>
      </w:pPr>
      <w:r w:rsidRPr="00276B6B">
        <w:rPr>
          <w:rFonts w:cs="Times New Roman"/>
        </w:rPr>
        <w:t>The sign in of the user is a necessary functionality of the system. Without this feature the user is not able to perform some important functionalities that are related with the system.</w:t>
      </w:r>
    </w:p>
    <w:p w14:paraId="3EA3F041" w14:textId="694B3914" w:rsidR="00815EA6" w:rsidRDefault="00815EA6" w:rsidP="00815EA6">
      <w:pPr>
        <w:rPr>
          <w:rFonts w:cs="Times New Roman"/>
          <w:sz w:val="20"/>
        </w:rPr>
      </w:pPr>
    </w:p>
    <w:p w14:paraId="05D99527" w14:textId="073BA754" w:rsidR="00F317C7" w:rsidRDefault="00F317C7" w:rsidP="00815EA6">
      <w:pPr>
        <w:rPr>
          <w:rFonts w:cs="Times New Roman"/>
          <w:sz w:val="20"/>
        </w:rPr>
      </w:pPr>
    </w:p>
    <w:p w14:paraId="168EF0CC" w14:textId="7F7CD413" w:rsidR="00F317C7" w:rsidRDefault="00F317C7" w:rsidP="00815EA6">
      <w:pPr>
        <w:rPr>
          <w:rFonts w:cs="Times New Roman"/>
          <w:sz w:val="20"/>
        </w:rPr>
      </w:pPr>
    </w:p>
    <w:p w14:paraId="72E0D888" w14:textId="55F03C69" w:rsidR="00560D96" w:rsidRDefault="00560D96" w:rsidP="00815EA6">
      <w:pPr>
        <w:rPr>
          <w:rFonts w:cs="Times New Roman"/>
          <w:sz w:val="20"/>
        </w:rPr>
      </w:pPr>
    </w:p>
    <w:p w14:paraId="7C4A6786" w14:textId="4D7288A6" w:rsidR="00560D96" w:rsidRDefault="00560D96" w:rsidP="00815EA6">
      <w:pPr>
        <w:rPr>
          <w:rFonts w:cs="Times New Roman"/>
          <w:sz w:val="20"/>
        </w:rPr>
      </w:pPr>
    </w:p>
    <w:p w14:paraId="3DF123A5" w14:textId="6A7F9392" w:rsidR="00560D96" w:rsidRPr="00560D96" w:rsidRDefault="00560D96" w:rsidP="00560D96">
      <w:pPr>
        <w:pStyle w:val="Caption"/>
        <w:jc w:val="center"/>
      </w:pPr>
      <w:r w:rsidRPr="00212B3D">
        <w:lastRenderedPageBreak/>
        <w:t xml:space="preserve">Table </w:t>
      </w:r>
      <w:r>
        <w:t>6</w:t>
      </w:r>
      <w:r w:rsidRPr="00212B3D">
        <w:t>.</w:t>
      </w:r>
      <w:r>
        <w:t>1</w:t>
      </w:r>
      <w:r w:rsidRPr="00EF6155">
        <w:t xml:space="preserve">: </w:t>
      </w:r>
      <w:r w:rsidR="006A2BFA">
        <w:t>sign in</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2660D1" w14:paraId="2B6282A3"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44BCB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09714F"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4CA497"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52F3E0"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Name of Personnel</w:t>
            </w:r>
          </w:p>
        </w:tc>
      </w:tr>
      <w:tr w:rsidR="00815EA6" w:rsidRPr="002660D1" w14:paraId="61E2341D"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3A6BC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456C7D"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UC-1 (sign in)</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5FBE12"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B0B770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Annas Israr</w:t>
            </w:r>
          </w:p>
        </w:tc>
      </w:tr>
      <w:tr w:rsidR="00815EA6" w:rsidRPr="002660D1" w14:paraId="3DF8C53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F61DF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857D" w14:textId="77777777" w:rsidR="00815EA6" w:rsidRPr="00F317C7" w:rsidRDefault="00815EA6" w:rsidP="009472F5">
            <w:pPr>
              <w:pStyle w:val="Standard"/>
              <w:tabs>
                <w:tab w:val="left" w:pos="1938"/>
              </w:tabs>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15-01-2020</w:t>
            </w:r>
            <w:r w:rsidRPr="00F317C7">
              <w:rPr>
                <w:rFonts w:ascii="Times New Roman" w:hAnsi="Times New Roman" w:cs="Times New Roman"/>
                <w:color w:val="000000"/>
              </w:rPr>
              <w:tab/>
            </w:r>
          </w:p>
        </w:tc>
      </w:tr>
      <w:tr w:rsidR="00815EA6" w:rsidRPr="002660D1" w14:paraId="1835916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B24FF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B22B57"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None</w:t>
            </w:r>
          </w:p>
        </w:tc>
      </w:tr>
      <w:tr w:rsidR="00815EA6" w:rsidRPr="002660D1" w14:paraId="0CB6806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19073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36DC8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To sign in or log in the user</w:t>
            </w:r>
          </w:p>
        </w:tc>
      </w:tr>
      <w:tr w:rsidR="00815EA6" w:rsidRPr="002660D1" w14:paraId="4879844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67ED91"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11B5D5"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Mode</w:t>
            </w:r>
          </w:p>
        </w:tc>
      </w:tr>
      <w:tr w:rsidR="00815EA6" w:rsidRPr="002660D1" w14:paraId="1BD07580"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8D42760" w14:textId="77777777" w:rsidR="00815EA6" w:rsidRPr="00F317C7" w:rsidRDefault="00815EA6" w:rsidP="009472F5">
            <w:pPr>
              <w:pStyle w:val="Default"/>
              <w:spacing w:before="240" w:after="200" w:line="360" w:lineRule="auto"/>
              <w:jc w:val="both"/>
              <w:rPr>
                <w:b/>
              </w:rPr>
            </w:pPr>
            <w:r w:rsidRPr="00F317C7">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F785AF"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User is present at sign in page and has registered before.</w:t>
            </w:r>
          </w:p>
        </w:tc>
      </w:tr>
      <w:tr w:rsidR="00815EA6" w:rsidRPr="002660D1" w14:paraId="494DD9C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7386AC5"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64D50B"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System is in functional state.</w:t>
            </w:r>
          </w:p>
        </w:tc>
      </w:tr>
      <w:tr w:rsidR="00815EA6" w:rsidRPr="002660D1" w14:paraId="750FE2B8"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A90F92"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2C7312D"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65CB8"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Procedure Result</w:t>
            </w:r>
          </w:p>
        </w:tc>
      </w:tr>
      <w:tr w:rsidR="00815EA6" w:rsidRPr="002660D1" w14:paraId="07704FD4" w14:textId="77777777" w:rsidTr="009472F5">
        <w:trPr>
          <w:trHeight w:val="17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D79B1EA"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1.</w:t>
            </w:r>
          </w:p>
          <w:p w14:paraId="40AB4EA0" w14:textId="77777777"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42A44" w14:textId="3E36AD5E"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 xml:space="preserve">Display sign </w:t>
            </w:r>
            <w:r w:rsidR="00536F5B" w:rsidRPr="00F317C7">
              <w:rPr>
                <w:rFonts w:ascii="Times New Roman" w:hAnsi="Times New Roman" w:cs="Times New Roman"/>
                <w:bCs/>
              </w:rPr>
              <w:t>in page</w:t>
            </w:r>
          </w:p>
          <w:p w14:paraId="600639E2" w14:textId="3B369970" w:rsidR="00815EA6" w:rsidRPr="00F317C7" w:rsidRDefault="00815EA6" w:rsidP="009472F5">
            <w:pPr>
              <w:pStyle w:val="Standard"/>
              <w:spacing w:before="240" w:after="200" w:line="360" w:lineRule="auto"/>
              <w:jc w:val="both"/>
              <w:rPr>
                <w:rFonts w:ascii="Times New Roman" w:hAnsi="Times New Roman" w:cs="Times New Roman"/>
                <w:color w:val="000000"/>
              </w:rPr>
            </w:pPr>
            <w:r w:rsidRPr="00F317C7">
              <w:rPr>
                <w:rFonts w:ascii="Times New Roman" w:hAnsi="Times New Roman" w:cs="Times New Roman"/>
                <w:color w:val="000000"/>
              </w:rPr>
              <w:t xml:space="preserve">Input the data to sign in (Email and </w:t>
            </w:r>
            <w:r w:rsidR="00536F5B">
              <w:rPr>
                <w:rFonts w:ascii="Times New Roman" w:hAnsi="Times New Roman" w:cs="Times New Roman"/>
                <w:color w:val="000000"/>
              </w:rPr>
              <w:t>P</w:t>
            </w:r>
            <w:r w:rsidRPr="00F317C7">
              <w:rPr>
                <w:rFonts w:ascii="Times New Roman" w:hAnsi="Times New Roman" w:cs="Times New Roman"/>
                <w:color w:val="000000"/>
              </w:rPr>
              <w:t>assword)</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9E7825E" w14:textId="77777777" w:rsidR="00815EA6" w:rsidRPr="00F317C7" w:rsidRDefault="00815EA6" w:rsidP="009472F5">
            <w:pPr>
              <w:pStyle w:val="Standard"/>
              <w:spacing w:before="240" w:after="200" w:line="360" w:lineRule="auto"/>
              <w:jc w:val="both"/>
              <w:rPr>
                <w:rFonts w:ascii="Times New Roman" w:hAnsi="Times New Roman" w:cs="Times New Roman"/>
              </w:rPr>
            </w:pPr>
            <w:r w:rsidRPr="00F317C7">
              <w:rPr>
                <w:rFonts w:ascii="Times New Roman" w:hAnsi="Times New Roman" w:cs="Times New Roman"/>
                <w:bCs/>
              </w:rPr>
              <w:t>Page displayed</w:t>
            </w:r>
          </w:p>
          <w:p w14:paraId="7181463C" w14:textId="77777777" w:rsidR="00815EA6" w:rsidRPr="00F317C7" w:rsidRDefault="00815EA6" w:rsidP="009472F5">
            <w:pPr>
              <w:pStyle w:val="Standard"/>
              <w:spacing w:before="240" w:after="200" w:line="360" w:lineRule="auto"/>
              <w:jc w:val="both"/>
              <w:rPr>
                <w:rFonts w:ascii="Times New Roman" w:hAnsi="Times New Roman" w:cs="Times New Roman"/>
                <w:bCs/>
              </w:rPr>
            </w:pPr>
            <w:r w:rsidRPr="00F317C7">
              <w:rPr>
                <w:rFonts w:ascii="Times New Roman" w:hAnsi="Times New Roman" w:cs="Times New Roman"/>
                <w:bCs/>
              </w:rPr>
              <w:t>The user has input the data.</w:t>
            </w:r>
          </w:p>
        </w:tc>
      </w:tr>
      <w:tr w:rsidR="00815EA6" w:rsidRPr="002660D1" w14:paraId="496CB1DB"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AB33E5F" w14:textId="77777777" w:rsidR="00815EA6" w:rsidRPr="00F317C7" w:rsidRDefault="00815EA6" w:rsidP="009472F5">
            <w:pPr>
              <w:pStyle w:val="Standard"/>
              <w:spacing w:before="240" w:after="200" w:line="360" w:lineRule="auto"/>
              <w:jc w:val="both"/>
              <w:rPr>
                <w:rFonts w:ascii="Times New Roman" w:hAnsi="Times New Roman" w:cs="Times New Roman"/>
                <w:b/>
                <w:color w:val="000000"/>
              </w:rPr>
            </w:pPr>
            <w:r w:rsidRPr="00F317C7">
              <w:rPr>
                <w:rFonts w:ascii="Times New Roman" w:hAnsi="Times New Roman" w:cs="Times New Roman"/>
                <w:b/>
                <w:color w:val="000000"/>
              </w:rPr>
              <w:t xml:space="preserve">Comments: </w:t>
            </w:r>
            <w:r w:rsidRPr="00F317C7">
              <w:rPr>
                <w:rFonts w:ascii="Times New Roman" w:hAnsi="Times New Roman" w:cs="Times New Roman"/>
                <w:color w:val="000000"/>
              </w:rPr>
              <w:t>sign in without any delay</w:t>
            </w:r>
            <w:r w:rsidRPr="00F317C7">
              <w:rPr>
                <w:rFonts w:ascii="Times New Roman" w:hAnsi="Times New Roman" w:cs="Times New Roman"/>
                <w:b/>
                <w:color w:val="000000"/>
              </w:rPr>
              <w:t xml:space="preserve"> </w:t>
            </w:r>
          </w:p>
        </w:tc>
      </w:tr>
      <w:tr w:rsidR="00815EA6" w:rsidRPr="002660D1" w14:paraId="44BB575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9EFF566" w14:textId="77777777" w:rsidR="00815EA6" w:rsidRPr="00F317C7" w:rsidRDefault="00815EA6" w:rsidP="009472F5">
            <w:pPr>
              <w:pStyle w:val="Standard"/>
              <w:spacing w:before="240" w:after="200" w:line="360" w:lineRule="auto"/>
              <w:rPr>
                <w:rFonts w:ascii="Times New Roman" w:hAnsi="Times New Roman" w:cs="Times New Roman"/>
                <w:b/>
                <w:color w:val="000000"/>
              </w:rPr>
            </w:pPr>
            <w:r w:rsidRPr="00F317C7">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A637E7" w14:textId="27D9B051" w:rsidR="00815EA6" w:rsidRPr="00F317C7" w:rsidRDefault="00164DE1" w:rsidP="009472F5">
            <w:pPr>
              <w:pStyle w:val="ListParagraph"/>
              <w:ind w:left="0"/>
              <w:rPr>
                <w:szCs w:val="24"/>
              </w:rPr>
            </w:pPr>
            <w:sdt>
              <w:sdtPr>
                <w:rPr>
                  <w:szCs w:val="24"/>
                </w:rPr>
                <w:id w:val="-764529685"/>
                <w14:checkbox>
                  <w14:checked w14:val="0"/>
                  <w14:checkedState w14:val="00FE" w14:font="Wingdings"/>
                  <w14:uncheckedState w14:val="2610" w14:font="MS Gothic"/>
                </w14:checkbox>
              </w:sdtPr>
              <w:sdtContent>
                <w:r w:rsidR="0046672A">
                  <w:rPr>
                    <w:rFonts w:ascii="MS Gothic" w:eastAsia="MS Gothic" w:hAnsi="MS Gothic" w:hint="eastAsia"/>
                    <w:szCs w:val="24"/>
                  </w:rPr>
                  <w:t>☐</w:t>
                </w:r>
              </w:sdtContent>
            </w:sdt>
            <w:r w:rsidR="00815EA6" w:rsidRPr="00F317C7">
              <w:rPr>
                <w:szCs w:val="24"/>
              </w:rPr>
              <w:t xml:space="preserve">Pass                  </w:t>
            </w:r>
            <w:sdt>
              <w:sdtPr>
                <w:rPr>
                  <w:szCs w:val="24"/>
                </w:rPr>
                <w:id w:val="514348400"/>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 xml:space="preserve">  Fail                               </w:t>
            </w:r>
            <w:sdt>
              <w:sdtPr>
                <w:rPr>
                  <w:szCs w:val="24"/>
                </w:rPr>
                <w:id w:val="37946764"/>
                <w14:checkbox>
                  <w14:checked w14:val="0"/>
                  <w14:checkedState w14:val="2612" w14:font="MS Gothic"/>
                  <w14:uncheckedState w14:val="2610" w14:font="MS Gothic"/>
                </w14:checkbox>
              </w:sdtPr>
              <w:sdtContent>
                <w:r w:rsidR="00815EA6" w:rsidRPr="00F317C7">
                  <w:rPr>
                    <w:rFonts w:ascii="Segoe UI Symbol" w:eastAsia="MS Gothic" w:hAnsi="Segoe UI Symbol" w:cs="Segoe UI Symbol"/>
                    <w:szCs w:val="24"/>
                  </w:rPr>
                  <w:t>☐</w:t>
                </w:r>
              </w:sdtContent>
            </w:sdt>
            <w:r w:rsidR="00815EA6" w:rsidRPr="00F317C7">
              <w:rPr>
                <w:szCs w:val="24"/>
              </w:rPr>
              <w:t>Not Executed</w:t>
            </w:r>
          </w:p>
        </w:tc>
      </w:tr>
    </w:tbl>
    <w:p w14:paraId="3ABE0102" w14:textId="77777777" w:rsidR="0046672A" w:rsidRDefault="0046672A" w:rsidP="0046672A">
      <w:pPr>
        <w:pStyle w:val="Heading3"/>
        <w:numPr>
          <w:ilvl w:val="0"/>
          <w:numId w:val="0"/>
        </w:numPr>
        <w:ind w:left="720" w:hanging="720"/>
      </w:pPr>
    </w:p>
    <w:p w14:paraId="70CD7D35" w14:textId="3DAE2ACA" w:rsidR="00815EA6" w:rsidRDefault="00815EA6" w:rsidP="00DC4A6F">
      <w:pPr>
        <w:pStyle w:val="Heading3"/>
        <w:numPr>
          <w:ilvl w:val="2"/>
          <w:numId w:val="30"/>
        </w:numPr>
      </w:pPr>
      <w:bookmarkStart w:id="137" w:name="_Toc42742553"/>
      <w:r>
        <w:t>Sign</w:t>
      </w:r>
      <w:r w:rsidR="00C02E3E">
        <w:t xml:space="preserve"> </w:t>
      </w:r>
      <w:r>
        <w:t>up</w:t>
      </w:r>
      <w:bookmarkEnd w:id="137"/>
      <w:r>
        <w:t xml:space="preserve"> </w:t>
      </w:r>
    </w:p>
    <w:p w14:paraId="16495F2E" w14:textId="1DE6BC6E" w:rsidR="00815EA6" w:rsidRDefault="00815EA6" w:rsidP="00815EA6">
      <w:pPr>
        <w:rPr>
          <w:rFonts w:cs="Times New Roman"/>
        </w:rPr>
      </w:pPr>
      <w:r>
        <w:rPr>
          <w:rFonts w:cs="Times New Roman"/>
        </w:rPr>
        <w:t xml:space="preserve">The registration of the user </w:t>
      </w:r>
      <w:r w:rsidRPr="002660D1">
        <w:rPr>
          <w:rFonts w:cs="Times New Roman"/>
        </w:rPr>
        <w:t xml:space="preserve">is </w:t>
      </w:r>
      <w:r>
        <w:rPr>
          <w:rFonts w:cs="Times New Roman"/>
        </w:rPr>
        <w:t xml:space="preserve">a </w:t>
      </w:r>
      <w:r w:rsidRPr="002660D1">
        <w:rPr>
          <w:rFonts w:cs="Times New Roman"/>
        </w:rPr>
        <w:t xml:space="preserve">very important feature. </w:t>
      </w:r>
      <w:r>
        <w:rPr>
          <w:rFonts w:cs="Times New Roman"/>
        </w:rPr>
        <w:t xml:space="preserve">The user of the system registers himself </w:t>
      </w:r>
      <w:r w:rsidRPr="002660D1">
        <w:rPr>
          <w:rFonts w:cs="Times New Roman"/>
        </w:rPr>
        <w:t xml:space="preserve">on the system by using this feature. This use case starts when </w:t>
      </w:r>
      <w:r>
        <w:rPr>
          <w:rFonts w:cs="Times New Roman"/>
        </w:rPr>
        <w:t xml:space="preserve">the </w:t>
      </w:r>
      <w:r w:rsidRPr="002660D1">
        <w:rPr>
          <w:rFonts w:cs="Times New Roman"/>
        </w:rPr>
        <w:t>user ente</w:t>
      </w:r>
      <w:r>
        <w:rPr>
          <w:rFonts w:cs="Times New Roman"/>
        </w:rPr>
        <w:t>rs the specific data of himself</w:t>
      </w:r>
      <w:r w:rsidR="006A2BFA">
        <w:rPr>
          <w:rFonts w:cs="Times New Roman"/>
        </w:rPr>
        <w:t>.</w:t>
      </w:r>
    </w:p>
    <w:p w14:paraId="37D79331" w14:textId="6D7BF977" w:rsidR="006A2BFA" w:rsidRPr="00276B6B" w:rsidRDefault="006A2BFA" w:rsidP="006A2BFA">
      <w:pPr>
        <w:pStyle w:val="Caption"/>
        <w:jc w:val="center"/>
      </w:pPr>
      <w:r w:rsidRPr="00212B3D">
        <w:t xml:space="preserve">Table </w:t>
      </w:r>
      <w:r>
        <w:t>6</w:t>
      </w:r>
      <w:r w:rsidRPr="00212B3D">
        <w:t>.</w:t>
      </w:r>
      <w:r w:rsidR="008B0D9B">
        <w:t>2</w:t>
      </w:r>
      <w:r w:rsidRPr="00EF6155">
        <w:t xml:space="preserve">: </w:t>
      </w:r>
      <w:r>
        <w:t>sign up</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6CA4C52A"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7D5242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D9C297"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0AF871"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E9DBD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71561BCE"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82CBD4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66A26A" w14:textId="081DFE39"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UC-2(sign</w:t>
            </w:r>
            <w:r w:rsidR="006A2BFA">
              <w:rPr>
                <w:rFonts w:ascii="Times New Roman" w:hAnsi="Times New Roman" w:cs="Times New Roman"/>
                <w:color w:val="000000"/>
              </w:rPr>
              <w:t xml:space="preserve"> </w:t>
            </w:r>
            <w:r w:rsidRPr="00424B6D">
              <w:rPr>
                <w:rFonts w:ascii="Times New Roman" w:hAnsi="Times New Roman" w:cs="Times New Roman"/>
                <w:color w:val="000000"/>
              </w:rPr>
              <w:t>up)</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77190E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CF71"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Faizan Ahmad </w:t>
            </w:r>
          </w:p>
        </w:tc>
      </w:tr>
      <w:tr w:rsidR="00815EA6" w:rsidRPr="00424B6D" w14:paraId="038EBD7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75B46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196DC50"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15</w:t>
            </w:r>
            <w:r w:rsidRPr="00424B6D">
              <w:rPr>
                <w:rFonts w:ascii="Times New Roman" w:hAnsi="Times New Roman" w:cs="Times New Roman"/>
                <w:color w:val="000000"/>
                <w:vertAlign w:val="superscript"/>
              </w:rPr>
              <w:t xml:space="preserve"> </w:t>
            </w:r>
            <w:r w:rsidRPr="00424B6D">
              <w:rPr>
                <w:rFonts w:ascii="Times New Roman" w:hAnsi="Times New Roman" w:cs="Times New Roman"/>
                <w:color w:val="000000"/>
              </w:rPr>
              <w:t>-01-2020</w:t>
            </w:r>
          </w:p>
        </w:tc>
      </w:tr>
      <w:tr w:rsidR="00815EA6" w:rsidRPr="00424B6D" w14:paraId="77DDA34F"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061309"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14ED3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43AD4DB2"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CCEF45B"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810B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To register new users</w:t>
            </w:r>
          </w:p>
        </w:tc>
      </w:tr>
      <w:tr w:rsidR="00815EA6" w:rsidRPr="00424B6D" w14:paraId="6A8F766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8A8A4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E83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596A5DF5"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CBE9E52"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CC732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present at signup page</w:t>
            </w:r>
          </w:p>
        </w:tc>
      </w:tr>
      <w:tr w:rsidR="00815EA6" w:rsidRPr="00424B6D" w14:paraId="71D40F70"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0A3621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F6B6E9"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767E795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61333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F5FA93"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9ACB85"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3E2FAF05" w14:textId="77777777" w:rsidTr="009472F5">
        <w:trPr>
          <w:trHeight w:val="98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D02F2F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531178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6139E3"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Display signup page</w:t>
            </w:r>
          </w:p>
          <w:p w14:paraId="17F6A61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Input the data of the user on system</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4F688B"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t>Page displayed</w:t>
            </w:r>
          </w:p>
          <w:p w14:paraId="3D6A9DAC"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tc>
      </w:tr>
      <w:tr w:rsidR="00815EA6" w:rsidRPr="00424B6D" w14:paraId="0A1735B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65A1CF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 xml:space="preserve">Comments: </w:t>
            </w:r>
            <w:r w:rsidRPr="00424B6D">
              <w:rPr>
                <w:rFonts w:ascii="Times New Roman" w:hAnsi="Times New Roman" w:cs="Times New Roman"/>
                <w:color w:val="000000"/>
              </w:rPr>
              <w:t>Signup functionality performed without any delay</w:t>
            </w:r>
          </w:p>
        </w:tc>
      </w:tr>
      <w:tr w:rsidR="00815EA6" w:rsidRPr="00424B6D" w14:paraId="179A87BD"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7531A2"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lastRenderedPageBreak/>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5FDE081" w14:textId="77777777" w:rsidR="00815EA6" w:rsidRPr="00424B6D" w:rsidRDefault="00164DE1" w:rsidP="009472F5">
            <w:pPr>
              <w:pStyle w:val="ListParagraph"/>
              <w:ind w:left="0"/>
              <w:rPr>
                <w:szCs w:val="24"/>
              </w:rPr>
            </w:pPr>
            <w:sdt>
              <w:sdtPr>
                <w:rPr>
                  <w:szCs w:val="24"/>
                </w:rPr>
                <w:id w:val="-1573274244"/>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209949018"/>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727760850"/>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1E560D18" w14:textId="77777777" w:rsidR="00815EA6" w:rsidRDefault="00815EA6" w:rsidP="00815EA6"/>
    <w:p w14:paraId="6641045E" w14:textId="157F79F5" w:rsidR="00815EA6" w:rsidRDefault="00815EA6" w:rsidP="00DC4A6F">
      <w:pPr>
        <w:pStyle w:val="Heading3"/>
        <w:numPr>
          <w:ilvl w:val="2"/>
          <w:numId w:val="30"/>
        </w:numPr>
      </w:pPr>
      <w:bookmarkStart w:id="138" w:name="_Toc42742554"/>
      <w:r>
        <w:t>Search news</w:t>
      </w:r>
      <w:bookmarkEnd w:id="138"/>
    </w:p>
    <w:p w14:paraId="67518242" w14:textId="1AD833ED" w:rsidR="00815EA6" w:rsidRDefault="00815EA6" w:rsidP="00815EA6">
      <w:r>
        <w:t>Search news is the main functionality of the system. This feature allows us to search the news according to the query of the user. This functionality allows the user to extract the data from different sources of the interests and bring the result to the user.</w:t>
      </w:r>
    </w:p>
    <w:p w14:paraId="734CDB58" w14:textId="3F3E1DBA" w:rsidR="008B0D9B" w:rsidRPr="008B0D9B" w:rsidRDefault="008B0D9B" w:rsidP="008B0D9B">
      <w:pPr>
        <w:pStyle w:val="Caption"/>
        <w:jc w:val="center"/>
      </w:pPr>
      <w:r w:rsidRPr="00212B3D">
        <w:t xml:space="preserve">Table </w:t>
      </w:r>
      <w:r>
        <w:t>6</w:t>
      </w:r>
      <w:r w:rsidRPr="00212B3D">
        <w:t>.</w:t>
      </w:r>
      <w:r>
        <w:t>3: search news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424B6D" w14:paraId="3D7AE88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FEFE56"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6FF359"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D76975"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4F59C5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Name of Personnel</w:t>
            </w:r>
          </w:p>
        </w:tc>
      </w:tr>
      <w:tr w:rsidR="00815EA6" w:rsidRPr="00424B6D" w14:paraId="5D952E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367A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FBC2F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UC-3(Search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74150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058E6A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Zain Ul Abedin</w:t>
            </w:r>
          </w:p>
        </w:tc>
      </w:tr>
      <w:tr w:rsidR="00815EA6" w:rsidRPr="00424B6D" w14:paraId="013685C4"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F15321E"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090F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20-05-2020</w:t>
            </w:r>
          </w:p>
        </w:tc>
      </w:tr>
      <w:tr w:rsidR="00815EA6" w:rsidRPr="00424B6D" w14:paraId="4108F9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6537F"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ADF7D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None</w:t>
            </w:r>
          </w:p>
        </w:tc>
      </w:tr>
      <w:tr w:rsidR="00815EA6" w:rsidRPr="00424B6D" w14:paraId="70A6387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5CAE5A"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99783A"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To search the desired news </w:t>
            </w:r>
          </w:p>
        </w:tc>
      </w:tr>
      <w:tr w:rsidR="00815EA6" w:rsidRPr="00424B6D" w14:paraId="3C9CEC4A"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D1F11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81A1B7B"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Mode</w:t>
            </w:r>
          </w:p>
        </w:tc>
      </w:tr>
      <w:tr w:rsidR="00815EA6" w:rsidRPr="00424B6D" w14:paraId="7C109C38"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B21ABF8" w14:textId="77777777" w:rsidR="00815EA6" w:rsidRPr="00424B6D" w:rsidRDefault="00815EA6" w:rsidP="009472F5">
            <w:pPr>
              <w:pStyle w:val="Default"/>
              <w:spacing w:before="240" w:after="200" w:line="360" w:lineRule="auto"/>
              <w:jc w:val="both"/>
              <w:rPr>
                <w:b/>
              </w:rPr>
            </w:pPr>
            <w:r w:rsidRPr="00424B6D">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5CF482D"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User is signed in</w:t>
            </w:r>
          </w:p>
        </w:tc>
      </w:tr>
      <w:tr w:rsidR="00815EA6" w:rsidRPr="00424B6D" w14:paraId="5125DAF3"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460130"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CA85732"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System is in a functional state.</w:t>
            </w:r>
          </w:p>
        </w:tc>
      </w:tr>
      <w:tr w:rsidR="00815EA6" w:rsidRPr="00424B6D" w14:paraId="4E070C11"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4D888D"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7C4EC2"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4E63188"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t>Procedure Result</w:t>
            </w:r>
          </w:p>
        </w:tc>
      </w:tr>
      <w:tr w:rsidR="00815EA6" w:rsidRPr="00424B6D" w14:paraId="4B6EAD49" w14:textId="77777777" w:rsidTr="009472F5">
        <w:trPr>
          <w:trHeight w:val="1781"/>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F66C3F6"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1.</w:t>
            </w:r>
          </w:p>
          <w:p w14:paraId="2478A1C4"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2.</w:t>
            </w:r>
          </w:p>
          <w:p w14:paraId="42E2972C"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lastRenderedPageBreak/>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CE4AF4"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lastRenderedPageBreak/>
              <w:t xml:space="preserve">Display home page </w:t>
            </w:r>
          </w:p>
          <w:p w14:paraId="4A1E2F8F"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t xml:space="preserve">Input the search query </w:t>
            </w:r>
          </w:p>
          <w:p w14:paraId="03134E47" w14:textId="77777777" w:rsidR="00815EA6" w:rsidRPr="00424B6D" w:rsidRDefault="00815EA6" w:rsidP="009472F5">
            <w:pPr>
              <w:pStyle w:val="Standard"/>
              <w:spacing w:before="240" w:after="200" w:line="360" w:lineRule="auto"/>
              <w:jc w:val="both"/>
              <w:rPr>
                <w:rFonts w:ascii="Times New Roman" w:hAnsi="Times New Roman" w:cs="Times New Roman"/>
                <w:color w:val="000000"/>
              </w:rPr>
            </w:pPr>
            <w:r w:rsidRPr="00424B6D">
              <w:rPr>
                <w:rFonts w:ascii="Times New Roman" w:hAnsi="Times New Roman" w:cs="Times New Roman"/>
                <w:color w:val="000000"/>
              </w:rPr>
              <w:lastRenderedPageBreak/>
              <w:t>Search event triggered by click</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AEBEA8" w14:textId="77777777" w:rsidR="00815EA6" w:rsidRPr="00424B6D" w:rsidRDefault="00815EA6" w:rsidP="009472F5">
            <w:pPr>
              <w:pStyle w:val="Standard"/>
              <w:spacing w:before="240" w:after="200" w:line="360" w:lineRule="auto"/>
              <w:jc w:val="both"/>
              <w:rPr>
                <w:rFonts w:ascii="Times New Roman" w:hAnsi="Times New Roman" w:cs="Times New Roman"/>
              </w:rPr>
            </w:pPr>
            <w:r w:rsidRPr="00424B6D">
              <w:rPr>
                <w:rFonts w:ascii="Times New Roman" w:hAnsi="Times New Roman" w:cs="Times New Roman"/>
                <w:bCs/>
              </w:rPr>
              <w:lastRenderedPageBreak/>
              <w:t>Page displayed</w:t>
            </w:r>
          </w:p>
          <w:p w14:paraId="48D4E3BD"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t>The user has input the data.</w:t>
            </w:r>
          </w:p>
          <w:p w14:paraId="2A3196B0" w14:textId="77777777" w:rsidR="00815EA6" w:rsidRPr="00424B6D" w:rsidRDefault="00815EA6" w:rsidP="009472F5">
            <w:pPr>
              <w:pStyle w:val="Standard"/>
              <w:spacing w:before="240" w:after="200" w:line="360" w:lineRule="auto"/>
              <w:jc w:val="both"/>
              <w:rPr>
                <w:rFonts w:ascii="Times New Roman" w:hAnsi="Times New Roman" w:cs="Times New Roman"/>
                <w:bCs/>
              </w:rPr>
            </w:pPr>
            <w:r w:rsidRPr="00424B6D">
              <w:rPr>
                <w:rFonts w:ascii="Times New Roman" w:hAnsi="Times New Roman" w:cs="Times New Roman"/>
                <w:bCs/>
              </w:rPr>
              <w:lastRenderedPageBreak/>
              <w:t>User has clicked the search button</w:t>
            </w:r>
          </w:p>
        </w:tc>
      </w:tr>
      <w:tr w:rsidR="00815EA6" w:rsidRPr="00424B6D" w14:paraId="7F67DA6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FFAB111" w14:textId="77777777" w:rsidR="00815EA6" w:rsidRPr="00424B6D" w:rsidRDefault="00815EA6" w:rsidP="009472F5">
            <w:pPr>
              <w:pStyle w:val="Standard"/>
              <w:spacing w:before="240" w:after="200" w:line="360" w:lineRule="auto"/>
              <w:jc w:val="both"/>
              <w:rPr>
                <w:rFonts w:ascii="Times New Roman" w:hAnsi="Times New Roman" w:cs="Times New Roman"/>
                <w:b/>
                <w:color w:val="000000"/>
              </w:rPr>
            </w:pPr>
            <w:r w:rsidRPr="00424B6D">
              <w:rPr>
                <w:rFonts w:ascii="Times New Roman" w:hAnsi="Times New Roman" w:cs="Times New Roman"/>
                <w:b/>
                <w:color w:val="000000"/>
              </w:rPr>
              <w:lastRenderedPageBreak/>
              <w:t xml:space="preserve">Comments:  </w:t>
            </w:r>
            <w:r w:rsidRPr="00424B6D">
              <w:rPr>
                <w:rFonts w:ascii="Times New Roman" w:hAnsi="Times New Roman" w:cs="Times New Roman"/>
                <w:color w:val="000000"/>
              </w:rPr>
              <w:t>news retrieved based on the context with 15-20 seconds delay</w:t>
            </w:r>
          </w:p>
        </w:tc>
      </w:tr>
      <w:tr w:rsidR="00815EA6" w:rsidRPr="00424B6D" w14:paraId="4870EF1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336E2D" w14:textId="77777777" w:rsidR="00815EA6" w:rsidRPr="00424B6D" w:rsidRDefault="00815EA6" w:rsidP="009472F5">
            <w:pPr>
              <w:pStyle w:val="Standard"/>
              <w:spacing w:before="240" w:after="200" w:line="360" w:lineRule="auto"/>
              <w:rPr>
                <w:rFonts w:ascii="Times New Roman" w:hAnsi="Times New Roman" w:cs="Times New Roman"/>
                <w:b/>
                <w:color w:val="000000"/>
              </w:rPr>
            </w:pPr>
            <w:r w:rsidRPr="00424B6D">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168173" w14:textId="77777777" w:rsidR="00815EA6" w:rsidRPr="00424B6D" w:rsidRDefault="00164DE1" w:rsidP="009472F5">
            <w:pPr>
              <w:pStyle w:val="ListParagraph"/>
              <w:ind w:left="0"/>
              <w:rPr>
                <w:szCs w:val="24"/>
              </w:rPr>
            </w:pPr>
            <w:sdt>
              <w:sdtPr>
                <w:rPr>
                  <w:szCs w:val="24"/>
                </w:rPr>
                <w:id w:val="-1847473548"/>
                <w14:checkbox>
                  <w14:checked w14:val="1"/>
                  <w14:checkedState w14:val="00FE" w14:font="Wingdings"/>
                  <w14:uncheckedState w14:val="2610" w14:font="MS Gothic"/>
                </w14:checkbox>
              </w:sdtPr>
              <w:sdtContent>
                <w:r w:rsidR="00815EA6" w:rsidRPr="00424B6D">
                  <w:rPr>
                    <w:szCs w:val="24"/>
                  </w:rPr>
                  <w:sym w:font="Wingdings" w:char="F0FE"/>
                </w:r>
              </w:sdtContent>
            </w:sdt>
            <w:r w:rsidR="00815EA6" w:rsidRPr="00424B6D">
              <w:rPr>
                <w:szCs w:val="24"/>
              </w:rPr>
              <w:t xml:space="preserve">Pass                  </w:t>
            </w:r>
            <w:sdt>
              <w:sdtPr>
                <w:rPr>
                  <w:szCs w:val="24"/>
                </w:rPr>
                <w:id w:val="1018514233"/>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 xml:space="preserve">  Fail                               </w:t>
            </w:r>
            <w:sdt>
              <w:sdtPr>
                <w:rPr>
                  <w:szCs w:val="24"/>
                </w:rPr>
                <w:id w:val="514355535"/>
                <w14:checkbox>
                  <w14:checked w14:val="0"/>
                  <w14:checkedState w14:val="2612" w14:font="MS Gothic"/>
                  <w14:uncheckedState w14:val="2610" w14:font="MS Gothic"/>
                </w14:checkbox>
              </w:sdtPr>
              <w:sdtContent>
                <w:r w:rsidR="00815EA6" w:rsidRPr="00424B6D">
                  <w:rPr>
                    <w:rFonts w:ascii="Segoe UI Symbol" w:eastAsia="MS Gothic" w:hAnsi="Segoe UI Symbol" w:cs="Segoe UI Symbol"/>
                    <w:szCs w:val="24"/>
                  </w:rPr>
                  <w:t>☐</w:t>
                </w:r>
              </w:sdtContent>
            </w:sdt>
            <w:r w:rsidR="00815EA6" w:rsidRPr="00424B6D">
              <w:rPr>
                <w:szCs w:val="24"/>
              </w:rPr>
              <w:t>Not Executed</w:t>
            </w:r>
          </w:p>
        </w:tc>
      </w:tr>
    </w:tbl>
    <w:p w14:paraId="2F914F26" w14:textId="77777777" w:rsidR="00815EA6" w:rsidRDefault="00815EA6" w:rsidP="00815EA6">
      <w:pPr>
        <w:rPr>
          <w:rFonts w:cs="Times New Roman"/>
          <w:sz w:val="20"/>
        </w:rPr>
      </w:pPr>
    </w:p>
    <w:p w14:paraId="74964011" w14:textId="259B9F4B" w:rsidR="00815EA6" w:rsidRDefault="00815EA6" w:rsidP="00DC4A6F">
      <w:pPr>
        <w:pStyle w:val="Heading3"/>
        <w:numPr>
          <w:ilvl w:val="2"/>
          <w:numId w:val="30"/>
        </w:numPr>
      </w:pPr>
      <w:bookmarkStart w:id="139" w:name="_Toc42742555"/>
      <w:r>
        <w:t>Search history</w:t>
      </w:r>
      <w:bookmarkEnd w:id="139"/>
    </w:p>
    <w:p w14:paraId="4324AF28" w14:textId="4D074422" w:rsidR="00815EA6" w:rsidRDefault="00815EA6" w:rsidP="00815EA6">
      <w:pPr>
        <w:rPr>
          <w:rFonts w:cs="Times New Roman"/>
          <w:szCs w:val="24"/>
        </w:rPr>
      </w:pPr>
      <w:r w:rsidRPr="003A5F62">
        <w:rPr>
          <w:rFonts w:cs="Times New Roman"/>
          <w:szCs w:val="24"/>
        </w:rPr>
        <w:t>This is a very important feature and can be used only by the registered users the guests users cannot use this feature this feature help to maintain and manage the history of the search quires that the user made and provide the user with a list of search queries he had made.</w:t>
      </w:r>
    </w:p>
    <w:p w14:paraId="2ACDA4D8" w14:textId="52CEBB99" w:rsidR="008B0D9B" w:rsidRPr="008B0D9B" w:rsidRDefault="008B0D9B" w:rsidP="008B0D9B">
      <w:pPr>
        <w:pStyle w:val="Caption"/>
        <w:jc w:val="center"/>
      </w:pPr>
      <w:r w:rsidRPr="00212B3D">
        <w:t xml:space="preserve">Table </w:t>
      </w:r>
      <w:r>
        <w:t>6</w:t>
      </w:r>
      <w:r w:rsidRPr="00212B3D">
        <w:t>.</w:t>
      </w:r>
      <w:r>
        <w:t>4</w:t>
      </w:r>
      <w:r w:rsidRPr="00EF6155">
        <w:t xml:space="preserve">: </w:t>
      </w:r>
      <w:r>
        <w:t>search history</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3A5F62" w14:paraId="524950A9"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60696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B9308C"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D883C4E"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7E672E"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Name of Personnel</w:t>
            </w:r>
          </w:p>
        </w:tc>
      </w:tr>
      <w:tr w:rsidR="00815EA6" w:rsidRPr="003A5F62" w14:paraId="77963D1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A85476"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D106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UC4(search history)</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2A271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2A6CA0"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proofErr w:type="spellStart"/>
            <w:r w:rsidRPr="003A5F62">
              <w:rPr>
                <w:rFonts w:ascii="Times New Roman" w:hAnsi="Times New Roman" w:cs="Times New Roman"/>
                <w:color w:val="000000"/>
              </w:rPr>
              <w:t>Yaldram</w:t>
            </w:r>
            <w:proofErr w:type="spellEnd"/>
            <w:r w:rsidRPr="003A5F62">
              <w:rPr>
                <w:rFonts w:ascii="Times New Roman" w:hAnsi="Times New Roman" w:cs="Times New Roman"/>
                <w:color w:val="000000"/>
              </w:rPr>
              <w:t xml:space="preserve"> Shahzad </w:t>
            </w:r>
          </w:p>
        </w:tc>
      </w:tr>
      <w:tr w:rsidR="00815EA6" w:rsidRPr="003A5F62" w14:paraId="54E76740"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B1BA9F"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25152EF"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21-05-2020</w:t>
            </w:r>
          </w:p>
        </w:tc>
      </w:tr>
      <w:tr w:rsidR="00815EA6" w:rsidRPr="003A5F62" w14:paraId="23993EA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70E694"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24A9DE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None</w:t>
            </w:r>
          </w:p>
        </w:tc>
      </w:tr>
      <w:tr w:rsidR="00815EA6" w:rsidRPr="003A5F62" w14:paraId="0A07313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9045C70"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5B062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To view the queries of search of the user</w:t>
            </w:r>
          </w:p>
        </w:tc>
      </w:tr>
      <w:tr w:rsidR="00815EA6" w:rsidRPr="003A5F62" w14:paraId="5A854295"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F74C1D"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2FE587"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Mode</w:t>
            </w:r>
          </w:p>
        </w:tc>
      </w:tr>
      <w:tr w:rsidR="00815EA6" w:rsidRPr="003A5F62" w14:paraId="59886017"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584677" w14:textId="77777777" w:rsidR="00815EA6" w:rsidRPr="003A5F62" w:rsidRDefault="00815EA6" w:rsidP="009472F5">
            <w:pPr>
              <w:pStyle w:val="Default"/>
              <w:spacing w:before="240" w:after="200" w:line="360" w:lineRule="auto"/>
              <w:jc w:val="both"/>
              <w:rPr>
                <w:b/>
              </w:rPr>
            </w:pPr>
            <w:r w:rsidRPr="003A5F62">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941221"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User is signed in</w:t>
            </w:r>
          </w:p>
        </w:tc>
      </w:tr>
      <w:tr w:rsidR="00815EA6" w:rsidRPr="003A5F62" w14:paraId="0A777486"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DB45F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lastRenderedPageBreak/>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A181F58"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System is in a functional state and the user is registered.</w:t>
            </w:r>
          </w:p>
        </w:tc>
      </w:tr>
      <w:tr w:rsidR="00815EA6" w:rsidRPr="003A5F62" w14:paraId="514B7E77"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BDEE68"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86FC853"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364E901"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Procedure Result</w:t>
            </w:r>
          </w:p>
        </w:tc>
      </w:tr>
      <w:tr w:rsidR="00815EA6" w:rsidRPr="003A5F62" w14:paraId="1104615D"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83F706C"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1.</w:t>
            </w:r>
          </w:p>
          <w:p w14:paraId="14C8CD3B"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761CC8"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Display dashboard page</w:t>
            </w:r>
          </w:p>
          <w:p w14:paraId="2C3B2862" w14:textId="77777777" w:rsidR="00815EA6" w:rsidRPr="003A5F62" w:rsidRDefault="00815EA6" w:rsidP="009472F5">
            <w:pPr>
              <w:pStyle w:val="Standard"/>
              <w:spacing w:before="240" w:after="200" w:line="360" w:lineRule="auto"/>
              <w:jc w:val="both"/>
              <w:rPr>
                <w:rFonts w:ascii="Times New Roman" w:hAnsi="Times New Roman" w:cs="Times New Roman"/>
                <w:color w:val="000000"/>
              </w:rPr>
            </w:pPr>
            <w:r w:rsidRPr="003A5F62">
              <w:rPr>
                <w:rFonts w:ascii="Times New Roman" w:hAnsi="Times New Roman" w:cs="Times New Roman"/>
                <w:color w:val="000000"/>
              </w:rPr>
              <w:t xml:space="preserve">See under the search History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488F7AA" w14:textId="77777777" w:rsidR="00815EA6" w:rsidRPr="003A5F62" w:rsidRDefault="00815EA6" w:rsidP="009472F5">
            <w:pPr>
              <w:pStyle w:val="Standard"/>
              <w:spacing w:before="240" w:after="200" w:line="360" w:lineRule="auto"/>
              <w:jc w:val="both"/>
              <w:rPr>
                <w:rFonts w:ascii="Times New Roman" w:hAnsi="Times New Roman" w:cs="Times New Roman"/>
              </w:rPr>
            </w:pPr>
            <w:r w:rsidRPr="003A5F62">
              <w:rPr>
                <w:rFonts w:ascii="Times New Roman" w:hAnsi="Times New Roman" w:cs="Times New Roman"/>
                <w:bCs/>
              </w:rPr>
              <w:t>Page displayed</w:t>
            </w:r>
          </w:p>
          <w:p w14:paraId="45921A36" w14:textId="77777777" w:rsidR="00815EA6" w:rsidRPr="003A5F62" w:rsidRDefault="00815EA6" w:rsidP="009472F5">
            <w:pPr>
              <w:pStyle w:val="Standard"/>
              <w:spacing w:before="240" w:after="200" w:line="360" w:lineRule="auto"/>
              <w:jc w:val="both"/>
              <w:rPr>
                <w:rFonts w:ascii="Times New Roman" w:hAnsi="Times New Roman" w:cs="Times New Roman"/>
                <w:bCs/>
              </w:rPr>
            </w:pPr>
            <w:r w:rsidRPr="003A5F62">
              <w:rPr>
                <w:rFonts w:ascii="Times New Roman" w:hAnsi="Times New Roman" w:cs="Times New Roman"/>
                <w:bCs/>
              </w:rPr>
              <w:t>History displayed</w:t>
            </w:r>
          </w:p>
        </w:tc>
      </w:tr>
      <w:tr w:rsidR="00815EA6" w:rsidRPr="003A5F62" w14:paraId="5D4B6FCC"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017D4CB" w14:textId="77777777" w:rsidR="00815EA6" w:rsidRPr="003A5F62" w:rsidRDefault="00815EA6" w:rsidP="009472F5">
            <w:pPr>
              <w:pStyle w:val="Standard"/>
              <w:spacing w:before="240" w:after="200" w:line="360" w:lineRule="auto"/>
              <w:jc w:val="both"/>
              <w:rPr>
                <w:rFonts w:ascii="Times New Roman" w:hAnsi="Times New Roman" w:cs="Times New Roman"/>
                <w:b/>
                <w:color w:val="000000"/>
              </w:rPr>
            </w:pPr>
            <w:r w:rsidRPr="003A5F62">
              <w:rPr>
                <w:rFonts w:ascii="Times New Roman" w:hAnsi="Times New Roman" w:cs="Times New Roman"/>
                <w:b/>
                <w:color w:val="000000"/>
              </w:rPr>
              <w:t xml:space="preserve">Comments:  </w:t>
            </w:r>
            <w:r w:rsidRPr="003A5F62">
              <w:rPr>
                <w:rFonts w:ascii="Times New Roman" w:hAnsi="Times New Roman" w:cs="Times New Roman"/>
                <w:color w:val="000000"/>
              </w:rPr>
              <w:t>updated history list of the query is displayed at the dashboard page.</w:t>
            </w:r>
          </w:p>
        </w:tc>
      </w:tr>
      <w:tr w:rsidR="00815EA6" w:rsidRPr="003A5F62" w14:paraId="29130CD5"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20CCF49" w14:textId="77777777" w:rsidR="00815EA6" w:rsidRPr="003A5F62" w:rsidRDefault="00815EA6" w:rsidP="009472F5">
            <w:pPr>
              <w:pStyle w:val="Standard"/>
              <w:spacing w:before="240" w:after="200" w:line="360" w:lineRule="auto"/>
              <w:rPr>
                <w:rFonts w:ascii="Times New Roman" w:hAnsi="Times New Roman" w:cs="Times New Roman"/>
                <w:b/>
                <w:color w:val="000000"/>
              </w:rPr>
            </w:pPr>
            <w:r w:rsidRPr="003A5F62">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078E5C2" w14:textId="77777777" w:rsidR="00815EA6" w:rsidRPr="003A5F62" w:rsidRDefault="00164DE1" w:rsidP="009472F5">
            <w:pPr>
              <w:pStyle w:val="ListParagraph"/>
              <w:ind w:left="0"/>
              <w:rPr>
                <w:szCs w:val="24"/>
              </w:rPr>
            </w:pPr>
            <w:sdt>
              <w:sdtPr>
                <w:rPr>
                  <w:szCs w:val="24"/>
                </w:rPr>
                <w:id w:val="-1191987129"/>
                <w14:checkbox>
                  <w14:checked w14:val="1"/>
                  <w14:checkedState w14:val="00FE" w14:font="Wingdings"/>
                  <w14:uncheckedState w14:val="2610" w14:font="MS Gothic"/>
                </w14:checkbox>
              </w:sdtPr>
              <w:sdtContent>
                <w:r w:rsidR="00815EA6" w:rsidRPr="003A5F62">
                  <w:rPr>
                    <w:szCs w:val="24"/>
                  </w:rPr>
                  <w:sym w:font="Wingdings" w:char="F0FE"/>
                </w:r>
              </w:sdtContent>
            </w:sdt>
            <w:r w:rsidR="00815EA6" w:rsidRPr="003A5F62">
              <w:rPr>
                <w:szCs w:val="24"/>
              </w:rPr>
              <w:t xml:space="preserve">Pass                  </w:t>
            </w:r>
            <w:sdt>
              <w:sdtPr>
                <w:rPr>
                  <w:szCs w:val="24"/>
                </w:rPr>
                <w:id w:val="-418485700"/>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 xml:space="preserve">  Fail                               </w:t>
            </w:r>
            <w:sdt>
              <w:sdtPr>
                <w:rPr>
                  <w:szCs w:val="24"/>
                </w:rPr>
                <w:id w:val="-925489964"/>
                <w14:checkbox>
                  <w14:checked w14:val="0"/>
                  <w14:checkedState w14:val="2612" w14:font="MS Gothic"/>
                  <w14:uncheckedState w14:val="2610" w14:font="MS Gothic"/>
                </w14:checkbox>
              </w:sdtPr>
              <w:sdtContent>
                <w:r w:rsidR="00815EA6" w:rsidRPr="003A5F62">
                  <w:rPr>
                    <w:rFonts w:ascii="Segoe UI Symbol" w:eastAsia="MS Gothic" w:hAnsi="Segoe UI Symbol" w:cs="Segoe UI Symbol"/>
                    <w:szCs w:val="24"/>
                  </w:rPr>
                  <w:t>☐</w:t>
                </w:r>
              </w:sdtContent>
            </w:sdt>
            <w:r w:rsidR="00815EA6" w:rsidRPr="003A5F62">
              <w:rPr>
                <w:szCs w:val="24"/>
              </w:rPr>
              <w:t>Not Executed</w:t>
            </w:r>
          </w:p>
        </w:tc>
      </w:tr>
    </w:tbl>
    <w:p w14:paraId="62675E86" w14:textId="77777777" w:rsidR="00815EA6" w:rsidRDefault="00815EA6" w:rsidP="00815EA6">
      <w:pPr>
        <w:rPr>
          <w:rFonts w:cs="Times New Roman"/>
          <w:sz w:val="20"/>
        </w:rPr>
      </w:pPr>
    </w:p>
    <w:p w14:paraId="32A22993" w14:textId="09E747D9" w:rsidR="00815EA6" w:rsidRDefault="00815EA6" w:rsidP="00DC4A6F">
      <w:pPr>
        <w:pStyle w:val="Heading3"/>
        <w:numPr>
          <w:ilvl w:val="2"/>
          <w:numId w:val="30"/>
        </w:numPr>
      </w:pPr>
      <w:bookmarkStart w:id="140" w:name="_Toc42742556"/>
      <w:r>
        <w:t>Select interests</w:t>
      </w:r>
      <w:bookmarkEnd w:id="140"/>
    </w:p>
    <w:p w14:paraId="1221BFA7" w14:textId="71031386" w:rsidR="00815EA6" w:rsidRDefault="00815EA6" w:rsidP="00815EA6">
      <w:pPr>
        <w:rPr>
          <w:rFonts w:cs="Times New Roman"/>
          <w:szCs w:val="24"/>
        </w:rPr>
      </w:pPr>
      <w:r w:rsidRPr="00080976">
        <w:rPr>
          <w:rFonts w:cs="Times New Roman"/>
          <w:szCs w:val="24"/>
        </w:rPr>
        <w:t>This is a very important feature and can be used only by the registered users</w:t>
      </w:r>
      <w:r w:rsidR="003A5F62" w:rsidRPr="00080976">
        <w:rPr>
          <w:rFonts w:cs="Times New Roman"/>
          <w:szCs w:val="24"/>
        </w:rPr>
        <w:t>,</w:t>
      </w:r>
      <w:r w:rsidRPr="00080976">
        <w:rPr>
          <w:rFonts w:cs="Times New Roman"/>
          <w:szCs w:val="24"/>
        </w:rPr>
        <w:t xml:space="preserve"> the guest users cannot use this feature. This feature allows the signed in user to select his or her interests according to which he wants his newsfeed to be updated.</w:t>
      </w:r>
    </w:p>
    <w:p w14:paraId="1E10EA0D" w14:textId="5BEF730E" w:rsidR="008B0D9B" w:rsidRPr="008B0D9B" w:rsidRDefault="008B0D9B" w:rsidP="008B0D9B">
      <w:pPr>
        <w:pStyle w:val="Caption"/>
        <w:jc w:val="center"/>
      </w:pPr>
      <w:r w:rsidRPr="00212B3D">
        <w:t xml:space="preserve">Table </w:t>
      </w:r>
      <w:r>
        <w:t>6</w:t>
      </w:r>
      <w:r w:rsidRPr="00212B3D">
        <w:t>.</w:t>
      </w:r>
      <w:r>
        <w:t>5</w:t>
      </w:r>
      <w:r w:rsidRPr="00EF6155">
        <w:t xml:space="preserve">: </w:t>
      </w:r>
      <w:r>
        <w:t>select interests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080976" w14:paraId="0D3304A4"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2159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7C2932D"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94F8F8"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2010D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Name of Personnel</w:t>
            </w:r>
          </w:p>
        </w:tc>
      </w:tr>
      <w:tr w:rsidR="00815EA6" w:rsidRPr="00080976" w14:paraId="52A2753F"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945B6DB"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84E10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UC-5(select interests)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EB89724"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A8B074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Faizan Ahmad</w:t>
            </w:r>
          </w:p>
        </w:tc>
      </w:tr>
      <w:tr w:rsidR="00815EA6" w:rsidRPr="00080976" w14:paraId="3044B7ED"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78DEE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0C4F2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25-05-2020</w:t>
            </w:r>
          </w:p>
        </w:tc>
      </w:tr>
      <w:tr w:rsidR="00815EA6" w:rsidRPr="00080976" w14:paraId="147C1040"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0BA2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01D60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None</w:t>
            </w:r>
          </w:p>
        </w:tc>
      </w:tr>
      <w:tr w:rsidR="00815EA6" w:rsidRPr="00080976" w14:paraId="3977A0A5"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68834F3"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6435FA"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To select the topics of interests from mentioned categories by the system</w:t>
            </w:r>
          </w:p>
        </w:tc>
      </w:tr>
      <w:tr w:rsidR="00815EA6" w:rsidRPr="00080976" w14:paraId="6D38C474"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AB834"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lastRenderedPageBreak/>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5969B2"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Mode</w:t>
            </w:r>
          </w:p>
        </w:tc>
      </w:tr>
      <w:tr w:rsidR="00815EA6" w:rsidRPr="00080976" w14:paraId="6FDF9082"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5D57A78" w14:textId="77777777" w:rsidR="00815EA6" w:rsidRPr="00080976" w:rsidRDefault="00815EA6" w:rsidP="009472F5">
            <w:pPr>
              <w:pStyle w:val="Default"/>
              <w:spacing w:before="240" w:after="200" w:line="360" w:lineRule="auto"/>
              <w:jc w:val="both"/>
              <w:rPr>
                <w:b/>
              </w:rPr>
            </w:pPr>
            <w:r w:rsidRPr="00080976">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C82FD3"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User is signed in</w:t>
            </w:r>
          </w:p>
        </w:tc>
      </w:tr>
      <w:tr w:rsidR="00815EA6" w:rsidRPr="00080976" w14:paraId="685B4297"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B7C9C7"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C4CF8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System is in a functional state and the user is registered.</w:t>
            </w:r>
          </w:p>
        </w:tc>
      </w:tr>
      <w:tr w:rsidR="00815EA6" w:rsidRPr="00080976" w14:paraId="6473DCDD"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168A0D"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BBADD7A"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CF7978" w14:textId="77777777"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Procedure Result</w:t>
            </w:r>
          </w:p>
        </w:tc>
      </w:tr>
      <w:tr w:rsidR="00815EA6" w:rsidRPr="00080976" w14:paraId="60BE9E7C"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BECF62E"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1.</w:t>
            </w:r>
          </w:p>
          <w:p w14:paraId="5CAD3221"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68F9A5"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Display dashboard page</w:t>
            </w:r>
          </w:p>
          <w:p w14:paraId="053E3119" w14:textId="77777777" w:rsidR="00815EA6" w:rsidRPr="00080976" w:rsidRDefault="00815EA6" w:rsidP="009472F5">
            <w:pPr>
              <w:pStyle w:val="Standard"/>
              <w:spacing w:before="240" w:after="200" w:line="360" w:lineRule="auto"/>
              <w:jc w:val="both"/>
              <w:rPr>
                <w:rFonts w:ascii="Times New Roman" w:hAnsi="Times New Roman" w:cs="Times New Roman"/>
                <w:color w:val="000000"/>
              </w:rPr>
            </w:pPr>
            <w:r w:rsidRPr="00080976">
              <w:rPr>
                <w:rFonts w:ascii="Times New Roman" w:hAnsi="Times New Roman" w:cs="Times New Roman"/>
                <w:color w:val="000000"/>
              </w:rPr>
              <w:t xml:space="preserve">Select the interest of news you wish to see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EE2CD3" w14:textId="77777777" w:rsidR="00815EA6" w:rsidRPr="00080976" w:rsidRDefault="00815EA6" w:rsidP="009472F5">
            <w:pPr>
              <w:pStyle w:val="Standard"/>
              <w:spacing w:before="240" w:after="200" w:line="360" w:lineRule="auto"/>
              <w:jc w:val="both"/>
              <w:rPr>
                <w:rFonts w:ascii="Times New Roman" w:hAnsi="Times New Roman" w:cs="Times New Roman"/>
              </w:rPr>
            </w:pPr>
            <w:r w:rsidRPr="00080976">
              <w:rPr>
                <w:rFonts w:ascii="Times New Roman" w:hAnsi="Times New Roman" w:cs="Times New Roman"/>
                <w:bCs/>
              </w:rPr>
              <w:t>Page displayed</w:t>
            </w:r>
          </w:p>
          <w:p w14:paraId="753A82F3" w14:textId="77777777" w:rsidR="00815EA6" w:rsidRPr="00080976" w:rsidRDefault="00815EA6" w:rsidP="009472F5">
            <w:pPr>
              <w:pStyle w:val="Standard"/>
              <w:spacing w:before="240" w:after="200" w:line="360" w:lineRule="auto"/>
              <w:jc w:val="both"/>
              <w:rPr>
                <w:rFonts w:ascii="Times New Roman" w:hAnsi="Times New Roman" w:cs="Times New Roman"/>
                <w:bCs/>
              </w:rPr>
            </w:pPr>
            <w:r w:rsidRPr="00080976">
              <w:rPr>
                <w:rFonts w:ascii="Times New Roman" w:hAnsi="Times New Roman" w:cs="Times New Roman"/>
                <w:bCs/>
              </w:rPr>
              <w:t>Interests selected and saved in the database</w:t>
            </w:r>
          </w:p>
        </w:tc>
      </w:tr>
      <w:tr w:rsidR="00815EA6" w:rsidRPr="00080976" w14:paraId="33B94911"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D2DEC8" w14:textId="32E1485B" w:rsidR="00815EA6" w:rsidRPr="00080976" w:rsidRDefault="00815EA6" w:rsidP="009472F5">
            <w:pPr>
              <w:pStyle w:val="Standard"/>
              <w:spacing w:before="240" w:after="200" w:line="360" w:lineRule="auto"/>
              <w:jc w:val="both"/>
              <w:rPr>
                <w:rFonts w:ascii="Times New Roman" w:hAnsi="Times New Roman" w:cs="Times New Roman"/>
                <w:b/>
                <w:color w:val="000000"/>
              </w:rPr>
            </w:pPr>
            <w:r w:rsidRPr="00080976">
              <w:rPr>
                <w:rFonts w:ascii="Times New Roman" w:hAnsi="Times New Roman" w:cs="Times New Roman"/>
                <w:b/>
                <w:color w:val="000000"/>
              </w:rPr>
              <w:t xml:space="preserve">Comments:  </w:t>
            </w:r>
            <w:r w:rsidRPr="00080976">
              <w:rPr>
                <w:rFonts w:ascii="Times New Roman" w:hAnsi="Times New Roman" w:cs="Times New Roman"/>
                <w:color w:val="000000"/>
              </w:rPr>
              <w:t xml:space="preserve">dashboard is </w:t>
            </w:r>
            <w:r w:rsidR="001F1338" w:rsidRPr="00080976">
              <w:rPr>
                <w:rFonts w:ascii="Times New Roman" w:hAnsi="Times New Roman" w:cs="Times New Roman"/>
                <w:color w:val="000000"/>
              </w:rPr>
              <w:t>refreshed,</w:t>
            </w:r>
            <w:r w:rsidRPr="00080976">
              <w:rPr>
                <w:rFonts w:ascii="Times New Roman" w:hAnsi="Times New Roman" w:cs="Times New Roman"/>
                <w:color w:val="000000"/>
              </w:rPr>
              <w:t xml:space="preserve"> and newsfeed is updated </w:t>
            </w:r>
          </w:p>
        </w:tc>
      </w:tr>
      <w:tr w:rsidR="00815EA6" w:rsidRPr="00080976" w14:paraId="5BEA7DBA"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34E3AB" w14:textId="77777777" w:rsidR="00815EA6" w:rsidRPr="00080976" w:rsidRDefault="00815EA6" w:rsidP="009472F5">
            <w:pPr>
              <w:pStyle w:val="Standard"/>
              <w:spacing w:before="240" w:after="200" w:line="360" w:lineRule="auto"/>
              <w:rPr>
                <w:rFonts w:ascii="Times New Roman" w:hAnsi="Times New Roman" w:cs="Times New Roman"/>
                <w:b/>
                <w:color w:val="000000"/>
              </w:rPr>
            </w:pPr>
            <w:r w:rsidRPr="00080976">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60F16CD" w14:textId="77777777" w:rsidR="00815EA6" w:rsidRPr="00080976" w:rsidRDefault="00164DE1" w:rsidP="009472F5">
            <w:pPr>
              <w:pStyle w:val="ListParagraph"/>
              <w:ind w:left="0"/>
              <w:rPr>
                <w:szCs w:val="24"/>
              </w:rPr>
            </w:pPr>
            <w:sdt>
              <w:sdtPr>
                <w:rPr>
                  <w:szCs w:val="24"/>
                </w:rPr>
                <w:id w:val="-1589612591"/>
                <w14:checkbox>
                  <w14:checked w14:val="1"/>
                  <w14:checkedState w14:val="00FE" w14:font="Wingdings"/>
                  <w14:uncheckedState w14:val="2610" w14:font="MS Gothic"/>
                </w14:checkbox>
              </w:sdtPr>
              <w:sdtContent>
                <w:r w:rsidR="00815EA6" w:rsidRPr="00080976">
                  <w:rPr>
                    <w:szCs w:val="24"/>
                  </w:rPr>
                  <w:sym w:font="Wingdings" w:char="F0FE"/>
                </w:r>
              </w:sdtContent>
            </w:sdt>
            <w:r w:rsidR="00815EA6" w:rsidRPr="00080976">
              <w:rPr>
                <w:szCs w:val="24"/>
              </w:rPr>
              <w:t xml:space="preserve">Pass                  </w:t>
            </w:r>
            <w:sdt>
              <w:sdtPr>
                <w:rPr>
                  <w:szCs w:val="24"/>
                </w:rPr>
                <w:id w:val="197136003"/>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 xml:space="preserve">  Fail                               </w:t>
            </w:r>
            <w:sdt>
              <w:sdtPr>
                <w:rPr>
                  <w:szCs w:val="24"/>
                </w:rPr>
                <w:id w:val="176549005"/>
                <w14:checkbox>
                  <w14:checked w14:val="0"/>
                  <w14:checkedState w14:val="2612" w14:font="MS Gothic"/>
                  <w14:uncheckedState w14:val="2610" w14:font="MS Gothic"/>
                </w14:checkbox>
              </w:sdtPr>
              <w:sdtContent>
                <w:r w:rsidR="00815EA6" w:rsidRPr="00080976">
                  <w:rPr>
                    <w:rFonts w:ascii="Segoe UI Symbol" w:eastAsia="MS Gothic" w:hAnsi="Segoe UI Symbol" w:cs="Segoe UI Symbol"/>
                    <w:szCs w:val="24"/>
                  </w:rPr>
                  <w:t>☐</w:t>
                </w:r>
              </w:sdtContent>
            </w:sdt>
            <w:r w:rsidR="00815EA6" w:rsidRPr="00080976">
              <w:rPr>
                <w:szCs w:val="24"/>
              </w:rPr>
              <w:t>Not Executed</w:t>
            </w:r>
          </w:p>
        </w:tc>
      </w:tr>
    </w:tbl>
    <w:p w14:paraId="4DE63ECE" w14:textId="77777777" w:rsidR="00815EA6" w:rsidRDefault="00815EA6" w:rsidP="00815EA6">
      <w:pPr>
        <w:rPr>
          <w:rFonts w:cs="Times New Roman"/>
          <w:sz w:val="20"/>
        </w:rPr>
      </w:pPr>
    </w:p>
    <w:p w14:paraId="150456CE" w14:textId="77777777" w:rsidR="00815EA6" w:rsidRDefault="00815EA6" w:rsidP="00815EA6">
      <w:pPr>
        <w:rPr>
          <w:rFonts w:cs="Times New Roman"/>
          <w:sz w:val="20"/>
        </w:rPr>
      </w:pPr>
    </w:p>
    <w:p w14:paraId="6282DAE0" w14:textId="01E9D2FC" w:rsidR="00815EA6" w:rsidRDefault="00815EA6" w:rsidP="00DC4A6F">
      <w:pPr>
        <w:pStyle w:val="Heading3"/>
        <w:numPr>
          <w:ilvl w:val="2"/>
          <w:numId w:val="30"/>
        </w:numPr>
      </w:pPr>
      <w:bookmarkStart w:id="141" w:name="_Toc42742557"/>
      <w:r>
        <w:t>Save news</w:t>
      </w:r>
      <w:bookmarkEnd w:id="141"/>
    </w:p>
    <w:p w14:paraId="7ACD7E44" w14:textId="559968BE" w:rsidR="00815EA6" w:rsidRDefault="00815EA6" w:rsidP="001F1338">
      <w:pPr>
        <w:rPr>
          <w:rFonts w:cs="Times New Roman"/>
          <w:szCs w:val="24"/>
        </w:rPr>
      </w:pPr>
      <w:r w:rsidRPr="001F1338">
        <w:rPr>
          <w:rFonts w:cs="Times New Roman"/>
          <w:szCs w:val="24"/>
        </w:rPr>
        <w:t>This is a very important feature and can be used only by the registered users</w:t>
      </w:r>
      <w:r w:rsidR="00080976" w:rsidRPr="001F1338">
        <w:rPr>
          <w:rFonts w:cs="Times New Roman"/>
          <w:szCs w:val="24"/>
        </w:rPr>
        <w:t xml:space="preserve">, the </w:t>
      </w:r>
      <w:r w:rsidRPr="001F1338">
        <w:rPr>
          <w:rFonts w:cs="Times New Roman"/>
          <w:szCs w:val="24"/>
        </w:rPr>
        <w:t>guest users cannot use this feature. This feature allows the signed in user to save the results of the search that he has made locally to their device in a readable form.</w:t>
      </w:r>
    </w:p>
    <w:p w14:paraId="0BF2DF8C" w14:textId="6E2A7DB0" w:rsidR="001D5C5E" w:rsidRPr="008B0D9B" w:rsidRDefault="001D5C5E" w:rsidP="001D5C5E">
      <w:pPr>
        <w:pStyle w:val="Caption"/>
        <w:jc w:val="center"/>
      </w:pPr>
      <w:r w:rsidRPr="00212B3D">
        <w:t xml:space="preserve">Table </w:t>
      </w:r>
      <w:r>
        <w:t>6</w:t>
      </w:r>
      <w:r w:rsidRPr="00212B3D">
        <w:t>.</w:t>
      </w:r>
      <w:r w:rsidR="006A734A">
        <w:t>6</w:t>
      </w:r>
      <w:r w:rsidRPr="00EF6155">
        <w:t xml:space="preserve">: </w:t>
      </w:r>
      <w:r w:rsidR="006A734A">
        <w:t>save news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1F1338" w14:paraId="1FE28255"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1F9C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7872F1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82748BE"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1E9FB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Name of Personnel</w:t>
            </w:r>
          </w:p>
        </w:tc>
      </w:tr>
      <w:tr w:rsidR="00815EA6" w:rsidRPr="001F1338" w14:paraId="4555C3B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AEAF99"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936DAD"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UC-6(Save new)</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E371AB"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D8C95A5" w14:textId="5EBE830B"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Annas </w:t>
            </w:r>
            <w:r w:rsidR="001F1338" w:rsidRPr="001F1338">
              <w:rPr>
                <w:rFonts w:ascii="Times New Roman" w:hAnsi="Times New Roman" w:cs="Times New Roman"/>
                <w:color w:val="000000"/>
              </w:rPr>
              <w:t>I</w:t>
            </w:r>
            <w:r w:rsidRPr="001F1338">
              <w:rPr>
                <w:rFonts w:ascii="Times New Roman" w:hAnsi="Times New Roman" w:cs="Times New Roman"/>
                <w:color w:val="000000"/>
              </w:rPr>
              <w:t>srar</w:t>
            </w:r>
          </w:p>
        </w:tc>
      </w:tr>
      <w:tr w:rsidR="00815EA6" w:rsidRPr="001F1338" w14:paraId="73CD2FA3"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4134B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E9135E4"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25-05-2020</w:t>
            </w:r>
          </w:p>
        </w:tc>
      </w:tr>
      <w:tr w:rsidR="00815EA6" w:rsidRPr="001F1338" w14:paraId="1DEA145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A968D1"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lastRenderedPageBreak/>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B26E347"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None</w:t>
            </w:r>
          </w:p>
        </w:tc>
      </w:tr>
      <w:tr w:rsidR="00815EA6" w:rsidRPr="001F1338" w14:paraId="3C08EC51"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1AA5F8"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5DF18F"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 xml:space="preserve">To save the results of the search to a local drive </w:t>
            </w:r>
          </w:p>
        </w:tc>
      </w:tr>
      <w:tr w:rsidR="00815EA6" w:rsidRPr="001F1338" w14:paraId="3CF5FD1B"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5EB286"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F38303"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Mode</w:t>
            </w:r>
          </w:p>
        </w:tc>
      </w:tr>
      <w:tr w:rsidR="00815EA6" w:rsidRPr="001F1338" w14:paraId="68A64D44"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FBC7C1" w14:textId="77777777" w:rsidR="00815EA6" w:rsidRPr="001F1338" w:rsidRDefault="00815EA6" w:rsidP="009472F5">
            <w:pPr>
              <w:pStyle w:val="Default"/>
              <w:spacing w:before="240" w:after="200" w:line="360" w:lineRule="auto"/>
              <w:jc w:val="both"/>
              <w:rPr>
                <w:b/>
              </w:rPr>
            </w:pPr>
            <w:r w:rsidRPr="001F1338">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D2B13E0"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User is signed in</w:t>
            </w:r>
          </w:p>
        </w:tc>
      </w:tr>
      <w:tr w:rsidR="00815EA6" w:rsidRPr="001F1338" w14:paraId="4F50214B"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EEF2230"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FF6846"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System is in a functional state and the user is registered.</w:t>
            </w:r>
          </w:p>
        </w:tc>
      </w:tr>
      <w:tr w:rsidR="00815EA6" w:rsidRPr="001F1338" w14:paraId="53694FFE"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01A083F"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1BB361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617356C"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Procedure Result</w:t>
            </w:r>
          </w:p>
        </w:tc>
      </w:tr>
      <w:tr w:rsidR="00815EA6" w:rsidRPr="001F1338" w14:paraId="6DC57AE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A2EA2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1.</w:t>
            </w:r>
          </w:p>
          <w:p w14:paraId="3A176A28"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5045FE"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Search news</w:t>
            </w:r>
          </w:p>
          <w:p w14:paraId="3599E35C" w14:textId="77777777" w:rsidR="00815EA6" w:rsidRPr="001F1338" w:rsidRDefault="00815EA6" w:rsidP="009472F5">
            <w:pPr>
              <w:pStyle w:val="Standard"/>
              <w:spacing w:before="240" w:after="200" w:line="360" w:lineRule="auto"/>
              <w:jc w:val="both"/>
              <w:rPr>
                <w:rFonts w:ascii="Times New Roman" w:hAnsi="Times New Roman" w:cs="Times New Roman"/>
                <w:color w:val="000000"/>
              </w:rPr>
            </w:pPr>
            <w:r w:rsidRPr="001F1338">
              <w:rPr>
                <w:rFonts w:ascii="Times New Roman" w:hAnsi="Times New Roman" w:cs="Times New Roman"/>
                <w:color w:val="000000"/>
              </w:rPr>
              <w:t>Press the save/download/export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BB42233" w14:textId="77777777" w:rsidR="00815EA6" w:rsidRPr="001F1338" w:rsidRDefault="00815EA6" w:rsidP="009472F5">
            <w:pPr>
              <w:pStyle w:val="Standard"/>
              <w:spacing w:before="240" w:after="200" w:line="360" w:lineRule="auto"/>
              <w:jc w:val="both"/>
              <w:rPr>
                <w:rFonts w:ascii="Times New Roman" w:hAnsi="Times New Roman" w:cs="Times New Roman"/>
              </w:rPr>
            </w:pPr>
            <w:r w:rsidRPr="001F1338">
              <w:rPr>
                <w:rFonts w:ascii="Times New Roman" w:hAnsi="Times New Roman" w:cs="Times New Roman"/>
                <w:bCs/>
              </w:rPr>
              <w:t>Search result displayed</w:t>
            </w:r>
          </w:p>
          <w:p w14:paraId="7891004D" w14:textId="77777777" w:rsidR="00815EA6" w:rsidRPr="001F1338" w:rsidRDefault="00815EA6" w:rsidP="009472F5">
            <w:pPr>
              <w:pStyle w:val="Standard"/>
              <w:spacing w:before="240" w:after="200" w:line="360" w:lineRule="auto"/>
              <w:jc w:val="both"/>
              <w:rPr>
                <w:rFonts w:ascii="Times New Roman" w:hAnsi="Times New Roman" w:cs="Times New Roman"/>
                <w:bCs/>
              </w:rPr>
            </w:pPr>
            <w:r w:rsidRPr="001F1338">
              <w:rPr>
                <w:rFonts w:ascii="Times New Roman" w:hAnsi="Times New Roman" w:cs="Times New Roman"/>
                <w:bCs/>
              </w:rPr>
              <w:t>A CSV file will be download to local drive.</w:t>
            </w:r>
          </w:p>
        </w:tc>
      </w:tr>
      <w:tr w:rsidR="00815EA6" w:rsidRPr="001F1338" w14:paraId="756AC174"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084C7A" w14:textId="77777777" w:rsidR="00815EA6" w:rsidRPr="001F1338" w:rsidRDefault="00815EA6" w:rsidP="009472F5">
            <w:pPr>
              <w:pStyle w:val="Standard"/>
              <w:spacing w:before="240" w:after="200" w:line="360" w:lineRule="auto"/>
              <w:jc w:val="both"/>
              <w:rPr>
                <w:rFonts w:ascii="Times New Roman" w:hAnsi="Times New Roman" w:cs="Times New Roman"/>
                <w:b/>
                <w:color w:val="000000"/>
              </w:rPr>
            </w:pPr>
            <w:r w:rsidRPr="001F1338">
              <w:rPr>
                <w:rFonts w:ascii="Times New Roman" w:hAnsi="Times New Roman" w:cs="Times New Roman"/>
                <w:b/>
                <w:color w:val="000000"/>
              </w:rPr>
              <w:t xml:space="preserve">Comments:  </w:t>
            </w:r>
            <w:r w:rsidRPr="001F1338">
              <w:rPr>
                <w:rFonts w:ascii="Times New Roman" w:hAnsi="Times New Roman" w:cs="Times New Roman"/>
                <w:color w:val="000000"/>
              </w:rPr>
              <w:t>saved the contents of the search in a readable file</w:t>
            </w:r>
          </w:p>
        </w:tc>
      </w:tr>
      <w:tr w:rsidR="00815EA6" w:rsidRPr="001F1338" w14:paraId="3EC18310"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8C76E1" w14:textId="77777777" w:rsidR="00815EA6" w:rsidRPr="001F1338" w:rsidRDefault="00815EA6" w:rsidP="009472F5">
            <w:pPr>
              <w:pStyle w:val="Standard"/>
              <w:spacing w:before="240" w:after="200" w:line="360" w:lineRule="auto"/>
              <w:rPr>
                <w:rFonts w:ascii="Times New Roman" w:hAnsi="Times New Roman" w:cs="Times New Roman"/>
                <w:b/>
                <w:color w:val="000000"/>
              </w:rPr>
            </w:pPr>
            <w:r w:rsidRPr="001F1338">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6B95367" w14:textId="77777777" w:rsidR="00815EA6" w:rsidRPr="001F1338" w:rsidRDefault="00164DE1" w:rsidP="009472F5">
            <w:pPr>
              <w:pStyle w:val="ListParagraph"/>
              <w:ind w:left="0"/>
              <w:rPr>
                <w:szCs w:val="24"/>
              </w:rPr>
            </w:pPr>
            <w:sdt>
              <w:sdtPr>
                <w:rPr>
                  <w:szCs w:val="24"/>
                </w:rPr>
                <w:id w:val="-1761589043"/>
                <w14:checkbox>
                  <w14:checked w14:val="1"/>
                  <w14:checkedState w14:val="00FE" w14:font="Wingdings"/>
                  <w14:uncheckedState w14:val="2610" w14:font="MS Gothic"/>
                </w14:checkbox>
              </w:sdtPr>
              <w:sdtContent>
                <w:r w:rsidR="00815EA6" w:rsidRPr="001F1338">
                  <w:rPr>
                    <w:szCs w:val="24"/>
                  </w:rPr>
                  <w:sym w:font="Wingdings" w:char="F0FE"/>
                </w:r>
              </w:sdtContent>
            </w:sdt>
            <w:r w:rsidR="00815EA6" w:rsidRPr="001F1338">
              <w:rPr>
                <w:szCs w:val="24"/>
              </w:rPr>
              <w:t xml:space="preserve">Pass                  </w:t>
            </w:r>
            <w:sdt>
              <w:sdtPr>
                <w:rPr>
                  <w:szCs w:val="24"/>
                </w:rPr>
                <w:id w:val="1113628164"/>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 xml:space="preserve">  Fail                               </w:t>
            </w:r>
            <w:sdt>
              <w:sdtPr>
                <w:rPr>
                  <w:szCs w:val="24"/>
                </w:rPr>
                <w:id w:val="1795324689"/>
                <w14:checkbox>
                  <w14:checked w14:val="0"/>
                  <w14:checkedState w14:val="2612" w14:font="MS Gothic"/>
                  <w14:uncheckedState w14:val="2610" w14:font="MS Gothic"/>
                </w14:checkbox>
              </w:sdtPr>
              <w:sdtContent>
                <w:r w:rsidR="00815EA6" w:rsidRPr="001F1338">
                  <w:rPr>
                    <w:rFonts w:ascii="Segoe UI Symbol" w:eastAsia="MS Gothic" w:hAnsi="Segoe UI Symbol" w:cs="Segoe UI Symbol"/>
                    <w:szCs w:val="24"/>
                  </w:rPr>
                  <w:t>☐</w:t>
                </w:r>
              </w:sdtContent>
            </w:sdt>
            <w:r w:rsidR="00815EA6" w:rsidRPr="001F1338">
              <w:rPr>
                <w:szCs w:val="24"/>
              </w:rPr>
              <w:t>Not Executed</w:t>
            </w:r>
          </w:p>
        </w:tc>
      </w:tr>
    </w:tbl>
    <w:p w14:paraId="666D7390" w14:textId="77777777" w:rsidR="00815EA6" w:rsidRDefault="00815EA6" w:rsidP="00815EA6">
      <w:pPr>
        <w:rPr>
          <w:rFonts w:cs="Times New Roman"/>
          <w:sz w:val="20"/>
        </w:rPr>
      </w:pPr>
    </w:p>
    <w:p w14:paraId="0FF74C9B" w14:textId="7C21BE9C" w:rsidR="00815EA6" w:rsidRDefault="003B1016" w:rsidP="00DC4A6F">
      <w:pPr>
        <w:pStyle w:val="Heading3"/>
        <w:numPr>
          <w:ilvl w:val="2"/>
          <w:numId w:val="30"/>
        </w:numPr>
      </w:pPr>
      <w:bookmarkStart w:id="142" w:name="_Toc42742558"/>
      <w:r>
        <w:t>L</w:t>
      </w:r>
      <w:r w:rsidR="00815EA6">
        <w:t>atest news</w:t>
      </w:r>
      <w:bookmarkEnd w:id="142"/>
    </w:p>
    <w:p w14:paraId="1D42A25D" w14:textId="7979CA47" w:rsidR="00815EA6" w:rsidRDefault="00815EA6" w:rsidP="00815EA6">
      <w:pPr>
        <w:rPr>
          <w:rFonts w:cs="Times New Roman"/>
          <w:szCs w:val="24"/>
        </w:rPr>
      </w:pPr>
      <w:r w:rsidRPr="00D81E94">
        <w:rPr>
          <w:rFonts w:cs="Times New Roman"/>
          <w:szCs w:val="24"/>
        </w:rPr>
        <w:t>This is a very important feature and can be used</w:t>
      </w:r>
      <w:r w:rsidR="00BB31C7" w:rsidRPr="00D81E94">
        <w:rPr>
          <w:rFonts w:cs="Times New Roman"/>
          <w:szCs w:val="24"/>
        </w:rPr>
        <w:t xml:space="preserve"> </w:t>
      </w:r>
      <w:r w:rsidRPr="00D81E94">
        <w:rPr>
          <w:rFonts w:cs="Times New Roman"/>
          <w:szCs w:val="24"/>
        </w:rPr>
        <w:t>by the registered users</w:t>
      </w:r>
      <w:r w:rsidR="006538F0" w:rsidRPr="00D81E94">
        <w:rPr>
          <w:rFonts w:cs="Times New Roman"/>
          <w:szCs w:val="24"/>
        </w:rPr>
        <w:t xml:space="preserve"> and</w:t>
      </w:r>
      <w:r w:rsidRPr="00D81E94">
        <w:rPr>
          <w:rFonts w:cs="Times New Roman"/>
          <w:szCs w:val="24"/>
        </w:rPr>
        <w:t xml:space="preserve"> the guest users. This feature allows the system to display the latest news events that are happening throughout the world to the user</w:t>
      </w:r>
      <w:r w:rsidR="00D81E94">
        <w:rPr>
          <w:rFonts w:cs="Times New Roman"/>
          <w:szCs w:val="24"/>
        </w:rPr>
        <w:t>s.</w:t>
      </w:r>
      <w:r w:rsidRPr="00D81E94">
        <w:rPr>
          <w:rFonts w:cs="Times New Roman"/>
          <w:szCs w:val="24"/>
        </w:rPr>
        <w:t xml:space="preserve">  </w:t>
      </w:r>
    </w:p>
    <w:p w14:paraId="5051EDA5" w14:textId="32BFECD0" w:rsidR="002934C0" w:rsidRPr="006A734A" w:rsidRDefault="006A734A" w:rsidP="006A734A">
      <w:pPr>
        <w:pStyle w:val="Caption"/>
        <w:jc w:val="center"/>
      </w:pPr>
      <w:r w:rsidRPr="00212B3D">
        <w:t xml:space="preserve">Table </w:t>
      </w:r>
      <w:r>
        <w:t>6</w:t>
      </w:r>
      <w:r w:rsidRPr="00212B3D">
        <w:t>.</w:t>
      </w:r>
      <w:r>
        <w:t>7</w:t>
      </w:r>
      <w:r w:rsidRPr="00EF6155">
        <w:t xml:space="preserve">: </w:t>
      </w:r>
      <w:r>
        <w:t>latest news</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D81E94" w14:paraId="43C8D966"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5B8B4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2FACCD3"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90B709"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CA9BD4"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Name of Personnel</w:t>
            </w:r>
          </w:p>
        </w:tc>
      </w:tr>
      <w:tr w:rsidR="00815EA6" w:rsidRPr="00D81E94" w14:paraId="3DD9A371"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48FF8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lastRenderedPageBreak/>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8010A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UC-7(latest news)</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0C718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6BEFC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proofErr w:type="spellStart"/>
            <w:r w:rsidRPr="00D81E94">
              <w:rPr>
                <w:rFonts w:ascii="Times New Roman" w:hAnsi="Times New Roman" w:cs="Times New Roman"/>
                <w:color w:val="000000"/>
              </w:rPr>
              <w:t>Yaldram</w:t>
            </w:r>
            <w:proofErr w:type="spellEnd"/>
            <w:r w:rsidRPr="00D81E94">
              <w:rPr>
                <w:rFonts w:ascii="Times New Roman" w:hAnsi="Times New Roman" w:cs="Times New Roman"/>
                <w:color w:val="000000"/>
              </w:rPr>
              <w:t xml:space="preserve"> Shahzad</w:t>
            </w:r>
          </w:p>
        </w:tc>
      </w:tr>
      <w:tr w:rsidR="00815EA6" w:rsidRPr="00D81E94" w14:paraId="480A1EA5"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60084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2A9104"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30-05-2020</w:t>
            </w:r>
          </w:p>
        </w:tc>
      </w:tr>
      <w:tr w:rsidR="00815EA6" w:rsidRPr="00D81E94" w14:paraId="00DC909C"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4671C3"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872D2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None</w:t>
            </w:r>
          </w:p>
        </w:tc>
      </w:tr>
      <w:tr w:rsidR="00815EA6" w:rsidRPr="00D81E94" w14:paraId="42C87B74"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8A456F6"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A8EE3D"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 xml:space="preserve">Display the latest news </w:t>
            </w:r>
          </w:p>
        </w:tc>
      </w:tr>
      <w:tr w:rsidR="00815EA6" w:rsidRPr="00D81E94" w14:paraId="1A03E0B9"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34F8D8"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3B38EF"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Mode</w:t>
            </w:r>
          </w:p>
        </w:tc>
      </w:tr>
      <w:tr w:rsidR="00815EA6" w:rsidRPr="00D81E94" w14:paraId="4E6A2D1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D0E004" w14:textId="77777777" w:rsidR="00815EA6" w:rsidRPr="00D81E94" w:rsidRDefault="00815EA6" w:rsidP="009472F5">
            <w:pPr>
              <w:pStyle w:val="Default"/>
              <w:spacing w:before="240" w:after="200" w:line="360" w:lineRule="auto"/>
              <w:jc w:val="both"/>
              <w:rPr>
                <w:b/>
              </w:rPr>
            </w:pPr>
            <w:r w:rsidRPr="00D81E94">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2EC5E1"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User is signed in</w:t>
            </w:r>
          </w:p>
        </w:tc>
      </w:tr>
      <w:tr w:rsidR="00815EA6" w:rsidRPr="00D81E94" w14:paraId="06FB64E2"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4FC755"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19EDFC5"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System is in a functional state and the user is registered.</w:t>
            </w:r>
          </w:p>
        </w:tc>
      </w:tr>
      <w:tr w:rsidR="00815EA6" w:rsidRPr="00D81E94" w14:paraId="13E90086"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59DD2F"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873EED"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85BE79" w14:textId="77777777"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Procedure Result</w:t>
            </w:r>
          </w:p>
        </w:tc>
      </w:tr>
      <w:tr w:rsidR="00815EA6" w:rsidRPr="00D81E94" w14:paraId="7CE2DB63"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CC5E2FA"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1.</w:t>
            </w:r>
          </w:p>
          <w:p w14:paraId="7EA189E7"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345124"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Open landing page</w:t>
            </w:r>
          </w:p>
          <w:p w14:paraId="70198D0B" w14:textId="77777777" w:rsidR="00815EA6" w:rsidRPr="00D81E94" w:rsidRDefault="00815EA6" w:rsidP="009472F5">
            <w:pPr>
              <w:pStyle w:val="Standard"/>
              <w:spacing w:before="240" w:after="200" w:line="360" w:lineRule="auto"/>
              <w:jc w:val="both"/>
              <w:rPr>
                <w:rFonts w:ascii="Times New Roman" w:hAnsi="Times New Roman" w:cs="Times New Roman"/>
                <w:color w:val="000000"/>
              </w:rPr>
            </w:pPr>
            <w:r w:rsidRPr="00D81E94">
              <w:rPr>
                <w:rFonts w:ascii="Times New Roman" w:hAnsi="Times New Roman" w:cs="Times New Roman"/>
                <w:color w:val="000000"/>
              </w:rPr>
              <w:t>Click on the latest news button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F44DD54" w14:textId="77777777" w:rsidR="00815EA6" w:rsidRPr="00D81E94" w:rsidRDefault="00815EA6" w:rsidP="009472F5">
            <w:pPr>
              <w:pStyle w:val="Standard"/>
              <w:spacing w:before="240" w:after="200" w:line="360" w:lineRule="auto"/>
              <w:jc w:val="both"/>
              <w:rPr>
                <w:rFonts w:ascii="Times New Roman" w:hAnsi="Times New Roman" w:cs="Times New Roman"/>
              </w:rPr>
            </w:pPr>
            <w:r w:rsidRPr="00D81E94">
              <w:rPr>
                <w:rFonts w:ascii="Times New Roman" w:hAnsi="Times New Roman" w:cs="Times New Roman"/>
                <w:bCs/>
              </w:rPr>
              <w:t>Page opened</w:t>
            </w:r>
          </w:p>
          <w:p w14:paraId="2FEB9C95" w14:textId="77777777" w:rsidR="00815EA6" w:rsidRPr="00D81E94" w:rsidRDefault="00815EA6" w:rsidP="009472F5">
            <w:pPr>
              <w:pStyle w:val="Standard"/>
              <w:spacing w:before="240" w:after="200" w:line="360" w:lineRule="auto"/>
              <w:jc w:val="both"/>
              <w:rPr>
                <w:rFonts w:ascii="Times New Roman" w:hAnsi="Times New Roman" w:cs="Times New Roman"/>
                <w:bCs/>
              </w:rPr>
            </w:pPr>
            <w:r w:rsidRPr="00D81E94">
              <w:rPr>
                <w:rFonts w:ascii="Times New Roman" w:hAnsi="Times New Roman" w:cs="Times New Roman"/>
                <w:bCs/>
              </w:rPr>
              <w:t xml:space="preserve">Latest news of interests displayed </w:t>
            </w:r>
          </w:p>
        </w:tc>
      </w:tr>
      <w:tr w:rsidR="00815EA6" w:rsidRPr="00D81E94" w14:paraId="061FA498"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076E4F" w14:textId="503D023E" w:rsidR="00815EA6" w:rsidRPr="00D81E94" w:rsidRDefault="00815EA6" w:rsidP="009472F5">
            <w:pPr>
              <w:pStyle w:val="Standard"/>
              <w:spacing w:before="240" w:after="200" w:line="360" w:lineRule="auto"/>
              <w:jc w:val="both"/>
              <w:rPr>
                <w:rFonts w:ascii="Times New Roman" w:hAnsi="Times New Roman" w:cs="Times New Roman"/>
                <w:b/>
                <w:color w:val="000000"/>
              </w:rPr>
            </w:pPr>
            <w:r w:rsidRPr="00D81E94">
              <w:rPr>
                <w:rFonts w:ascii="Times New Roman" w:hAnsi="Times New Roman" w:cs="Times New Roman"/>
                <w:b/>
                <w:color w:val="000000"/>
              </w:rPr>
              <w:t xml:space="preserve">Comments:  </w:t>
            </w:r>
            <w:r w:rsidR="004E7780">
              <w:rPr>
                <w:rFonts w:ascii="Times New Roman" w:hAnsi="Times New Roman" w:cs="Times New Roman"/>
                <w:color w:val="000000"/>
              </w:rPr>
              <w:t>T</w:t>
            </w:r>
            <w:r w:rsidRPr="00D81E94">
              <w:rPr>
                <w:rFonts w:ascii="Times New Roman" w:hAnsi="Times New Roman" w:cs="Times New Roman"/>
                <w:color w:val="000000"/>
              </w:rPr>
              <w:t>he news is displayed of the latest topic.</w:t>
            </w:r>
          </w:p>
        </w:tc>
      </w:tr>
      <w:tr w:rsidR="00815EA6" w:rsidRPr="00D81E94" w14:paraId="14E52707"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FA112C" w14:textId="77777777" w:rsidR="00815EA6" w:rsidRPr="00D81E94" w:rsidRDefault="00815EA6" w:rsidP="009472F5">
            <w:pPr>
              <w:pStyle w:val="Standard"/>
              <w:spacing w:before="240" w:after="200" w:line="360" w:lineRule="auto"/>
              <w:rPr>
                <w:rFonts w:ascii="Times New Roman" w:hAnsi="Times New Roman" w:cs="Times New Roman"/>
                <w:b/>
                <w:color w:val="000000"/>
              </w:rPr>
            </w:pPr>
            <w:r w:rsidRPr="00D81E94">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2717011" w14:textId="77777777" w:rsidR="00815EA6" w:rsidRPr="00D81E94" w:rsidRDefault="00164DE1" w:rsidP="009472F5">
            <w:pPr>
              <w:pStyle w:val="ListParagraph"/>
              <w:ind w:left="0"/>
              <w:rPr>
                <w:szCs w:val="24"/>
              </w:rPr>
            </w:pPr>
            <w:sdt>
              <w:sdtPr>
                <w:rPr>
                  <w:szCs w:val="24"/>
                </w:rPr>
                <w:id w:val="151567978"/>
                <w14:checkbox>
                  <w14:checked w14:val="1"/>
                  <w14:checkedState w14:val="00FE" w14:font="Wingdings"/>
                  <w14:uncheckedState w14:val="2610" w14:font="MS Gothic"/>
                </w14:checkbox>
              </w:sdtPr>
              <w:sdtContent>
                <w:r w:rsidR="00815EA6" w:rsidRPr="00D81E94">
                  <w:rPr>
                    <w:szCs w:val="24"/>
                  </w:rPr>
                  <w:sym w:font="Wingdings" w:char="F0FE"/>
                </w:r>
              </w:sdtContent>
            </w:sdt>
            <w:r w:rsidR="00815EA6" w:rsidRPr="00D81E94">
              <w:rPr>
                <w:szCs w:val="24"/>
              </w:rPr>
              <w:t xml:space="preserve">Pass                  </w:t>
            </w:r>
            <w:sdt>
              <w:sdtPr>
                <w:rPr>
                  <w:szCs w:val="24"/>
                </w:rPr>
                <w:id w:val="1052272125"/>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 xml:space="preserve">  Fail                               </w:t>
            </w:r>
            <w:sdt>
              <w:sdtPr>
                <w:rPr>
                  <w:szCs w:val="24"/>
                </w:rPr>
                <w:id w:val="-300919323"/>
                <w14:checkbox>
                  <w14:checked w14:val="0"/>
                  <w14:checkedState w14:val="2612" w14:font="MS Gothic"/>
                  <w14:uncheckedState w14:val="2610" w14:font="MS Gothic"/>
                </w14:checkbox>
              </w:sdtPr>
              <w:sdtContent>
                <w:r w:rsidR="00815EA6" w:rsidRPr="00D81E94">
                  <w:rPr>
                    <w:rFonts w:ascii="Segoe UI Symbol" w:eastAsia="MS Gothic" w:hAnsi="Segoe UI Symbol" w:cs="Segoe UI Symbol"/>
                    <w:szCs w:val="24"/>
                  </w:rPr>
                  <w:t>☐</w:t>
                </w:r>
              </w:sdtContent>
            </w:sdt>
            <w:r w:rsidR="00815EA6" w:rsidRPr="00D81E94">
              <w:rPr>
                <w:szCs w:val="24"/>
              </w:rPr>
              <w:t>Not Executed</w:t>
            </w:r>
          </w:p>
        </w:tc>
      </w:tr>
    </w:tbl>
    <w:p w14:paraId="3616EBC5" w14:textId="77777777" w:rsidR="00815EA6" w:rsidRDefault="00815EA6" w:rsidP="00815EA6">
      <w:pPr>
        <w:rPr>
          <w:rFonts w:cs="Times New Roman"/>
          <w:sz w:val="20"/>
        </w:rPr>
      </w:pPr>
    </w:p>
    <w:p w14:paraId="285FAF32" w14:textId="77777777" w:rsidR="00815EA6" w:rsidRDefault="00815EA6" w:rsidP="00815EA6">
      <w:pPr>
        <w:rPr>
          <w:rFonts w:cs="Times New Roman"/>
          <w:sz w:val="20"/>
        </w:rPr>
      </w:pPr>
    </w:p>
    <w:p w14:paraId="79D0E7B4" w14:textId="77777777" w:rsidR="00815EA6" w:rsidRDefault="00815EA6" w:rsidP="00815EA6">
      <w:pPr>
        <w:rPr>
          <w:rFonts w:cs="Times New Roman"/>
          <w:sz w:val="20"/>
        </w:rPr>
      </w:pPr>
    </w:p>
    <w:p w14:paraId="5E55DCB9" w14:textId="77777777" w:rsidR="00815EA6" w:rsidRDefault="00815EA6" w:rsidP="00815EA6">
      <w:pPr>
        <w:rPr>
          <w:rFonts w:cs="Times New Roman"/>
          <w:sz w:val="20"/>
        </w:rPr>
      </w:pPr>
    </w:p>
    <w:p w14:paraId="1F019A9F" w14:textId="2FA5DA06" w:rsidR="00815EA6" w:rsidRDefault="00815EA6" w:rsidP="00DC4A6F">
      <w:pPr>
        <w:pStyle w:val="Heading3"/>
        <w:numPr>
          <w:ilvl w:val="2"/>
          <w:numId w:val="30"/>
        </w:numPr>
      </w:pPr>
      <w:bookmarkStart w:id="143" w:name="_Toc42742559"/>
      <w:r>
        <w:lastRenderedPageBreak/>
        <w:t>Newsfeed</w:t>
      </w:r>
      <w:bookmarkEnd w:id="143"/>
      <w:r>
        <w:t xml:space="preserve"> </w:t>
      </w:r>
    </w:p>
    <w:p w14:paraId="1B959171" w14:textId="21CB9731" w:rsidR="00815EA6" w:rsidRDefault="00815EA6" w:rsidP="00815EA6">
      <w:pPr>
        <w:rPr>
          <w:rFonts w:cs="Times New Roman"/>
          <w:szCs w:val="24"/>
        </w:rPr>
      </w:pPr>
      <w:r w:rsidRPr="001422A8">
        <w:rPr>
          <w:rFonts w:cs="Times New Roman"/>
          <w:szCs w:val="24"/>
        </w:rPr>
        <w:t xml:space="preserve">This is the most attractive feature of the system which cannot be used by a guest user the user has to be signed in </w:t>
      </w:r>
      <w:r w:rsidR="001422A8" w:rsidRPr="001422A8">
        <w:rPr>
          <w:rFonts w:cs="Times New Roman"/>
          <w:szCs w:val="24"/>
        </w:rPr>
        <w:t>to</w:t>
      </w:r>
      <w:r w:rsidRPr="001422A8">
        <w:rPr>
          <w:rFonts w:cs="Times New Roman"/>
          <w:szCs w:val="24"/>
        </w:rPr>
        <w:t xml:space="preserve"> use this functionality. This feature displays a list of news to the user which are according to the interests that he had selected before and according to his past searches. This is a modified information retrieval to the user.</w:t>
      </w:r>
    </w:p>
    <w:p w14:paraId="1A7400F4" w14:textId="4B45114D" w:rsidR="001C4368" w:rsidRPr="001C4368" w:rsidRDefault="001C4368" w:rsidP="001C4368">
      <w:pPr>
        <w:pStyle w:val="Caption"/>
        <w:jc w:val="center"/>
      </w:pPr>
      <w:r w:rsidRPr="00212B3D">
        <w:t xml:space="preserve">Table </w:t>
      </w:r>
      <w:r>
        <w:t>6</w:t>
      </w:r>
      <w:r w:rsidRPr="00212B3D">
        <w:t>.</w:t>
      </w:r>
      <w:r>
        <w:t>8</w:t>
      </w:r>
      <w:r w:rsidRPr="00EF6155">
        <w:t xml:space="preserve">: </w:t>
      </w:r>
      <w:r>
        <w:t>newsfeed</w:t>
      </w:r>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815EA6" w:rsidRPr="008E6F89" w14:paraId="69426941" w14:textId="77777777" w:rsidTr="009472F5">
        <w:trPr>
          <w:trHeight w:val="89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3F9610F"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0D6174"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960734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3390B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Name of Personnel</w:t>
            </w:r>
          </w:p>
        </w:tc>
      </w:tr>
      <w:tr w:rsidR="00815EA6" w:rsidRPr="008E6F89" w14:paraId="1C0838D8" w14:textId="77777777" w:rsidTr="009472F5">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CCE118"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5E42092" w14:textId="41778321"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UC-</w:t>
            </w:r>
            <w:r w:rsidR="00CC0588">
              <w:rPr>
                <w:rFonts w:ascii="Times New Roman" w:hAnsi="Times New Roman" w:cs="Times New Roman"/>
                <w:color w:val="000000"/>
              </w:rPr>
              <w:t>8</w:t>
            </w:r>
            <w:r w:rsidRPr="008E6F89">
              <w:rPr>
                <w:rFonts w:ascii="Times New Roman" w:hAnsi="Times New Roman" w:cs="Times New Roman"/>
                <w:color w:val="000000"/>
              </w:rPr>
              <w:t>(</w:t>
            </w:r>
            <w:r w:rsidR="003E17D3">
              <w:rPr>
                <w:rFonts w:ascii="Times New Roman" w:hAnsi="Times New Roman" w:cs="Times New Roman"/>
                <w:color w:val="000000"/>
              </w:rPr>
              <w:t>newsfeed</w:t>
            </w:r>
            <w:r w:rsidRPr="008E6F89">
              <w:rPr>
                <w:rFonts w:ascii="Times New Roman" w:hAnsi="Times New Roman" w:cs="Times New Roman"/>
                <w:color w:val="000000"/>
              </w:rPr>
              <w:t>)</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BC26C7D"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CC8BD0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proofErr w:type="spellStart"/>
            <w:r w:rsidRPr="008E6F89">
              <w:rPr>
                <w:rFonts w:ascii="Times New Roman" w:hAnsi="Times New Roman" w:cs="Times New Roman"/>
                <w:color w:val="000000"/>
              </w:rPr>
              <w:t>Yaldram</w:t>
            </w:r>
            <w:proofErr w:type="spellEnd"/>
            <w:r w:rsidRPr="008E6F89">
              <w:rPr>
                <w:rFonts w:ascii="Times New Roman" w:hAnsi="Times New Roman" w:cs="Times New Roman"/>
                <w:color w:val="000000"/>
              </w:rPr>
              <w:t xml:space="preserve"> Shahzad</w:t>
            </w:r>
          </w:p>
        </w:tc>
      </w:tr>
      <w:tr w:rsidR="00815EA6" w:rsidRPr="008E6F89" w14:paraId="76D4BE51" w14:textId="77777777" w:rsidTr="009472F5">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7969A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D6BB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05-06-2020</w:t>
            </w:r>
          </w:p>
        </w:tc>
      </w:tr>
      <w:tr w:rsidR="00815EA6" w:rsidRPr="008E6F89" w14:paraId="551DB189"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963382"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F42EA27"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None</w:t>
            </w:r>
          </w:p>
        </w:tc>
      </w:tr>
      <w:tr w:rsidR="00815EA6" w:rsidRPr="008E6F89" w14:paraId="3D32F8F3" w14:textId="77777777" w:rsidTr="009472F5">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30A6AA"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76B60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Display the news of the user’s interests </w:t>
            </w:r>
          </w:p>
        </w:tc>
      </w:tr>
      <w:tr w:rsidR="00815EA6" w:rsidRPr="008E6F89" w14:paraId="5D587758" w14:textId="77777777" w:rsidTr="009472F5">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854F27"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03A72F3"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User Mode</w:t>
            </w:r>
          </w:p>
        </w:tc>
      </w:tr>
      <w:tr w:rsidR="00815EA6" w:rsidRPr="008E6F89" w14:paraId="72E8F521" w14:textId="77777777" w:rsidTr="009472F5">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E7451C" w14:textId="77777777" w:rsidR="00815EA6" w:rsidRPr="008E6F89" w:rsidRDefault="00815EA6" w:rsidP="009472F5">
            <w:pPr>
              <w:pStyle w:val="Default"/>
              <w:spacing w:before="240" w:after="200" w:line="360" w:lineRule="auto"/>
              <w:jc w:val="both"/>
              <w:rPr>
                <w:b/>
              </w:rPr>
            </w:pPr>
            <w:r w:rsidRPr="008E6F89">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45318BE"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User is signed in and has selected the interests </w:t>
            </w:r>
          </w:p>
        </w:tc>
      </w:tr>
      <w:tr w:rsidR="00815EA6" w:rsidRPr="008E6F89" w14:paraId="38EB3F31" w14:textId="77777777" w:rsidTr="009472F5">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10F776"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F2491B"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System is in a functional state and the user is registered.</w:t>
            </w:r>
          </w:p>
        </w:tc>
      </w:tr>
      <w:tr w:rsidR="00815EA6" w:rsidRPr="008E6F89" w14:paraId="03C73835" w14:textId="77777777" w:rsidTr="009472F5">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E3FEFD"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B9EEA0"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4044B3E"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t>Procedure Result</w:t>
            </w:r>
          </w:p>
        </w:tc>
      </w:tr>
      <w:tr w:rsidR="00815EA6" w:rsidRPr="008E6F89" w14:paraId="736C0F71" w14:textId="77777777" w:rsidTr="009472F5">
        <w:trPr>
          <w:trHeight w:val="1286"/>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CC402F4"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1.</w:t>
            </w:r>
          </w:p>
          <w:p w14:paraId="56B1F8D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2.</w:t>
            </w:r>
          </w:p>
          <w:p w14:paraId="04A55FA1"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3.</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524415"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Open landing page</w:t>
            </w:r>
          </w:p>
          <w:p w14:paraId="0A0AB3FF"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Click on the newsfeed </w:t>
            </w:r>
          </w:p>
          <w:p w14:paraId="57A7F35C" w14:textId="77777777" w:rsidR="00815EA6" w:rsidRPr="008E6F89" w:rsidRDefault="00815EA6" w:rsidP="009472F5">
            <w:pPr>
              <w:pStyle w:val="Standard"/>
              <w:spacing w:before="240" w:after="200" w:line="360" w:lineRule="auto"/>
              <w:jc w:val="both"/>
              <w:rPr>
                <w:rFonts w:ascii="Times New Roman" w:hAnsi="Times New Roman" w:cs="Times New Roman"/>
                <w:color w:val="000000"/>
              </w:rPr>
            </w:pPr>
            <w:r w:rsidRPr="008E6F89">
              <w:rPr>
                <w:rFonts w:ascii="Times New Roman" w:hAnsi="Times New Roman" w:cs="Times New Roman"/>
                <w:color w:val="000000"/>
              </w:rPr>
              <w:t xml:space="preserve">News according to selected interest displayed </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12FF353" w14:textId="77777777" w:rsidR="00815EA6" w:rsidRPr="008E6F89" w:rsidRDefault="00815EA6" w:rsidP="009472F5">
            <w:pPr>
              <w:pStyle w:val="Standard"/>
              <w:spacing w:before="240" w:after="200" w:line="360" w:lineRule="auto"/>
              <w:jc w:val="both"/>
              <w:rPr>
                <w:rFonts w:ascii="Times New Roman" w:hAnsi="Times New Roman" w:cs="Times New Roman"/>
              </w:rPr>
            </w:pPr>
            <w:r w:rsidRPr="008E6F89">
              <w:rPr>
                <w:rFonts w:ascii="Times New Roman" w:hAnsi="Times New Roman" w:cs="Times New Roman"/>
                <w:bCs/>
              </w:rPr>
              <w:t>Page opened</w:t>
            </w:r>
          </w:p>
          <w:p w14:paraId="0796AE5E"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Newsfeed page opened </w:t>
            </w:r>
          </w:p>
          <w:p w14:paraId="3AABFF40" w14:textId="77777777" w:rsidR="00815EA6" w:rsidRPr="008E6F89" w:rsidRDefault="00815EA6" w:rsidP="009472F5">
            <w:pPr>
              <w:pStyle w:val="Standard"/>
              <w:spacing w:before="240" w:after="200" w:line="360" w:lineRule="auto"/>
              <w:jc w:val="both"/>
              <w:rPr>
                <w:rFonts w:ascii="Times New Roman" w:hAnsi="Times New Roman" w:cs="Times New Roman"/>
                <w:bCs/>
              </w:rPr>
            </w:pPr>
            <w:r w:rsidRPr="008E6F89">
              <w:rPr>
                <w:rFonts w:ascii="Times New Roman" w:hAnsi="Times New Roman" w:cs="Times New Roman"/>
                <w:bCs/>
              </w:rPr>
              <w:t xml:space="preserve">See the news of yours interests </w:t>
            </w:r>
          </w:p>
        </w:tc>
      </w:tr>
      <w:tr w:rsidR="00815EA6" w:rsidRPr="008E6F89" w14:paraId="7BA0A8B5" w14:textId="77777777" w:rsidTr="009472F5">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399500C" w14:textId="77777777" w:rsidR="00815EA6" w:rsidRPr="008E6F89" w:rsidRDefault="00815EA6" w:rsidP="009472F5">
            <w:pPr>
              <w:pStyle w:val="Standard"/>
              <w:spacing w:before="240" w:after="200" w:line="360" w:lineRule="auto"/>
              <w:jc w:val="both"/>
              <w:rPr>
                <w:rFonts w:ascii="Times New Roman" w:hAnsi="Times New Roman" w:cs="Times New Roman"/>
                <w:b/>
                <w:color w:val="000000"/>
              </w:rPr>
            </w:pPr>
            <w:r w:rsidRPr="008E6F89">
              <w:rPr>
                <w:rFonts w:ascii="Times New Roman" w:hAnsi="Times New Roman" w:cs="Times New Roman"/>
                <w:b/>
                <w:color w:val="000000"/>
              </w:rPr>
              <w:lastRenderedPageBreak/>
              <w:t xml:space="preserve">Comments:  </w:t>
            </w:r>
            <w:r w:rsidRPr="008E6F89">
              <w:rPr>
                <w:rFonts w:ascii="Times New Roman" w:hAnsi="Times New Roman" w:cs="Times New Roman"/>
                <w:color w:val="000000"/>
              </w:rPr>
              <w:t xml:space="preserve">the news is displayed of the interests selected before </w:t>
            </w:r>
          </w:p>
        </w:tc>
      </w:tr>
      <w:tr w:rsidR="00815EA6" w:rsidRPr="008E6F89" w14:paraId="0D0EFDD8" w14:textId="77777777" w:rsidTr="009472F5">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D752B7A" w14:textId="77777777" w:rsidR="00815EA6" w:rsidRPr="008E6F89" w:rsidRDefault="00815EA6" w:rsidP="009472F5">
            <w:pPr>
              <w:pStyle w:val="Standard"/>
              <w:spacing w:before="240" w:after="200" w:line="360" w:lineRule="auto"/>
              <w:rPr>
                <w:rFonts w:ascii="Times New Roman" w:hAnsi="Times New Roman" w:cs="Times New Roman"/>
                <w:b/>
                <w:color w:val="000000"/>
              </w:rPr>
            </w:pPr>
            <w:r w:rsidRPr="008E6F89">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311CDBF" w14:textId="77777777" w:rsidR="00815EA6" w:rsidRPr="008E6F89" w:rsidRDefault="00164DE1" w:rsidP="009472F5">
            <w:pPr>
              <w:pStyle w:val="ListParagraph"/>
              <w:ind w:left="0"/>
              <w:rPr>
                <w:szCs w:val="24"/>
              </w:rPr>
            </w:pPr>
            <w:sdt>
              <w:sdtPr>
                <w:rPr>
                  <w:szCs w:val="24"/>
                </w:rPr>
                <w:id w:val="-778018729"/>
                <w14:checkbox>
                  <w14:checked w14:val="1"/>
                  <w14:checkedState w14:val="00FE" w14:font="Wingdings"/>
                  <w14:uncheckedState w14:val="2610" w14:font="MS Gothic"/>
                </w14:checkbox>
              </w:sdtPr>
              <w:sdtContent>
                <w:r w:rsidR="00815EA6" w:rsidRPr="008E6F89">
                  <w:rPr>
                    <w:szCs w:val="24"/>
                  </w:rPr>
                  <w:sym w:font="Wingdings" w:char="F0FE"/>
                </w:r>
              </w:sdtContent>
            </w:sdt>
            <w:r w:rsidR="00815EA6" w:rsidRPr="008E6F89">
              <w:rPr>
                <w:szCs w:val="24"/>
              </w:rPr>
              <w:t xml:space="preserve">Pass                  </w:t>
            </w:r>
            <w:sdt>
              <w:sdtPr>
                <w:rPr>
                  <w:szCs w:val="24"/>
                </w:rPr>
                <w:id w:val="1340269390"/>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 xml:space="preserve">  Fail                               </w:t>
            </w:r>
            <w:sdt>
              <w:sdtPr>
                <w:rPr>
                  <w:szCs w:val="24"/>
                </w:rPr>
                <w:id w:val="-1754887088"/>
                <w14:checkbox>
                  <w14:checked w14:val="0"/>
                  <w14:checkedState w14:val="2612" w14:font="MS Gothic"/>
                  <w14:uncheckedState w14:val="2610" w14:font="MS Gothic"/>
                </w14:checkbox>
              </w:sdtPr>
              <w:sdtContent>
                <w:r w:rsidR="00815EA6" w:rsidRPr="008E6F89">
                  <w:rPr>
                    <w:rFonts w:ascii="Segoe UI Symbol" w:eastAsia="MS Gothic" w:hAnsi="Segoe UI Symbol" w:cs="Segoe UI Symbol"/>
                    <w:szCs w:val="24"/>
                  </w:rPr>
                  <w:t>☐</w:t>
                </w:r>
              </w:sdtContent>
            </w:sdt>
            <w:r w:rsidR="00815EA6" w:rsidRPr="008E6F89">
              <w:rPr>
                <w:szCs w:val="24"/>
              </w:rPr>
              <w:t>Not Executed</w:t>
            </w:r>
          </w:p>
        </w:tc>
      </w:tr>
    </w:tbl>
    <w:p w14:paraId="3F536B35" w14:textId="73B0E785" w:rsidR="00815EA6" w:rsidRDefault="000D6CEA" w:rsidP="000D6CEA">
      <w:pPr>
        <w:pStyle w:val="Heading1"/>
      </w:pPr>
      <w:bookmarkStart w:id="144" w:name="_Toc42742560"/>
      <w:r>
        <w:t xml:space="preserve">6.4   </w:t>
      </w:r>
      <w:r w:rsidR="00815EA6">
        <w:t>Summary</w:t>
      </w:r>
      <w:bookmarkEnd w:id="144"/>
    </w:p>
    <w:p w14:paraId="7E44A9F1" w14:textId="456FE001" w:rsidR="00815EA6" w:rsidRDefault="00815EA6" w:rsidP="00BA53E7">
      <w:r w:rsidRPr="002660D1">
        <w:t xml:space="preserve">In this chapter, we did the </w:t>
      </w:r>
      <w:r>
        <w:t>t</w:t>
      </w:r>
      <w:r w:rsidRPr="002660D1">
        <w:t xml:space="preserve">esting, </w:t>
      </w:r>
      <w:r>
        <w:t>a</w:t>
      </w:r>
      <w:r w:rsidRPr="002660D1">
        <w:t>nalysis</w:t>
      </w:r>
      <w:r>
        <w:t xml:space="preserve"> of the test results,</w:t>
      </w:r>
      <w:r w:rsidRPr="002660D1">
        <w:t xml:space="preserve"> and </w:t>
      </w:r>
      <w:r>
        <w:t>validated our</w:t>
      </w:r>
      <w:r w:rsidRPr="002660D1">
        <w:t xml:space="preserve"> system. </w:t>
      </w:r>
      <w:r w:rsidR="009D3973" w:rsidRPr="002660D1">
        <w:t>First</w:t>
      </w:r>
      <w:r w:rsidRPr="002660D1">
        <w:t xml:space="preserve">, we have done testing; it is an activity or process of finding errors and then removing those errors so that the system contains no defects and performs its functions correctly. </w:t>
      </w:r>
      <w:r w:rsidR="009D3973" w:rsidRPr="002660D1">
        <w:t>To</w:t>
      </w:r>
      <w:r w:rsidRPr="002660D1">
        <w:t xml:space="preserve"> have this part done different kinds of testing have been done for achieving this goal that includes system testing, integration testing, </w:t>
      </w:r>
      <w:r w:rsidR="009D3973" w:rsidRPr="002660D1">
        <w:t>black</w:t>
      </w:r>
      <w:r w:rsidR="009D3973">
        <w:t xml:space="preserve"> box</w:t>
      </w:r>
      <w:r>
        <w:t xml:space="preserve"> testing and </w:t>
      </w:r>
      <w:r w:rsidRPr="002660D1">
        <w:t>white box testing</w:t>
      </w:r>
      <w:r>
        <w:t>. We have evaluated and tested all the specific parts of the system therefor unit testing has been done. Integration testing and white box has been a continuous procedure and have been done in parallel to development and after compilation along with black box testing.</w:t>
      </w:r>
    </w:p>
    <w:p w14:paraId="2B386CA7" w14:textId="3FDA4A8A" w:rsidR="00815EA6" w:rsidRDefault="00815EA6" w:rsidP="00BA53E7">
      <w:r>
        <w:t xml:space="preserve">The errors or the testing results that we faced were then </w:t>
      </w:r>
      <w:del w:id="145" w:author="Engr .M Umer Haroon ." w:date="2020-06-11T14:30:00Z">
        <w:r w:rsidDel="00A854C6">
          <w:delText>analyzed</w:delText>
        </w:r>
      </w:del>
      <w:ins w:id="146" w:author="Engr .M Umer Haroon ." w:date="2020-06-11T14:30:00Z">
        <w:r w:rsidR="00A854C6">
          <w:t>analysed</w:t>
        </w:r>
      </w:ins>
      <w:r>
        <w:t xml:space="preserve"> and corrected some of the errors were very difficult to deal with and to be corrected so </w:t>
      </w:r>
      <w:r w:rsidR="009D3973">
        <w:t>that is</w:t>
      </w:r>
      <w:r>
        <w:t xml:space="preserve"> why contained and minimized them.</w:t>
      </w:r>
    </w:p>
    <w:p w14:paraId="2EACFDF0" w14:textId="51354D89" w:rsidR="00815EA6" w:rsidRPr="008E486E" w:rsidRDefault="00815EA6" w:rsidP="00BA53E7">
      <w:pPr>
        <w:rPr>
          <w:sz w:val="28"/>
          <w:szCs w:val="24"/>
        </w:rPr>
      </w:pPr>
      <w:r>
        <w:t xml:space="preserve">After the correction of these errors we have then validated our system to ensure that the functionalities of the system are working </w:t>
      </w:r>
      <w:r w:rsidR="009D3973">
        <w:t>fine,</w:t>
      </w:r>
      <w:r>
        <w:t xml:space="preserve"> and our system is doing what it is supposed to do and fulfilling the requirements.</w:t>
      </w:r>
    </w:p>
    <w:p w14:paraId="3D96ADAA" w14:textId="7573C2A7" w:rsidR="00670AC1" w:rsidRDefault="00670AC1">
      <w:pPr>
        <w:spacing w:line="259" w:lineRule="auto"/>
        <w:jc w:val="left"/>
        <w:rPr>
          <w:rFonts w:cs="Times New Roman"/>
          <w:sz w:val="20"/>
        </w:rPr>
      </w:pPr>
      <w:r>
        <w:rPr>
          <w:rFonts w:cs="Times New Roman"/>
          <w:sz w:val="20"/>
        </w:rPr>
        <w:br w:type="page"/>
      </w:r>
    </w:p>
    <w:p w14:paraId="74FF715B" w14:textId="06ACB775" w:rsidR="00815EA6" w:rsidRDefault="00815EA6" w:rsidP="00815EA6">
      <w:pPr>
        <w:rPr>
          <w:rFonts w:cs="Times New Roman"/>
          <w:sz w:val="20"/>
        </w:rPr>
      </w:pPr>
    </w:p>
    <w:p w14:paraId="2B06BFAC" w14:textId="3CF3FDDB" w:rsidR="00670AC1" w:rsidRDefault="00670AC1" w:rsidP="00815EA6">
      <w:pPr>
        <w:rPr>
          <w:rFonts w:cs="Times New Roman"/>
          <w:sz w:val="20"/>
        </w:rPr>
      </w:pPr>
    </w:p>
    <w:p w14:paraId="775E8243" w14:textId="7FB83E05" w:rsidR="00670AC1" w:rsidRDefault="00670AC1" w:rsidP="00815EA6">
      <w:pPr>
        <w:rPr>
          <w:rFonts w:cs="Times New Roman"/>
          <w:sz w:val="20"/>
        </w:rPr>
      </w:pPr>
    </w:p>
    <w:p w14:paraId="5A30456B" w14:textId="08E4009A" w:rsidR="00670AC1" w:rsidRDefault="00670AC1" w:rsidP="00815EA6">
      <w:pPr>
        <w:rPr>
          <w:rFonts w:cs="Times New Roman"/>
          <w:sz w:val="20"/>
        </w:rPr>
      </w:pPr>
    </w:p>
    <w:p w14:paraId="2DF7C88C" w14:textId="15D569F8" w:rsidR="00670AC1" w:rsidRDefault="00670AC1" w:rsidP="00815EA6">
      <w:pPr>
        <w:rPr>
          <w:rFonts w:cs="Times New Roman"/>
          <w:sz w:val="20"/>
        </w:rPr>
      </w:pPr>
    </w:p>
    <w:p w14:paraId="374F1108" w14:textId="6F4D33C0" w:rsidR="00670AC1" w:rsidRDefault="00670AC1" w:rsidP="00815EA6">
      <w:pPr>
        <w:rPr>
          <w:rFonts w:cs="Times New Roman"/>
          <w:sz w:val="20"/>
        </w:rPr>
      </w:pPr>
    </w:p>
    <w:p w14:paraId="7FC73067" w14:textId="1798CFBD" w:rsidR="00670AC1" w:rsidRDefault="00670AC1" w:rsidP="00815EA6">
      <w:pPr>
        <w:rPr>
          <w:rFonts w:cs="Times New Roman"/>
          <w:sz w:val="20"/>
        </w:rPr>
      </w:pPr>
    </w:p>
    <w:p w14:paraId="5C6643ED" w14:textId="5A48B2C3" w:rsidR="00670AC1" w:rsidRDefault="00670AC1" w:rsidP="00815EA6">
      <w:pPr>
        <w:rPr>
          <w:rFonts w:cs="Times New Roman"/>
          <w:sz w:val="20"/>
        </w:rPr>
      </w:pPr>
    </w:p>
    <w:p w14:paraId="31FED09C" w14:textId="1795CE7C" w:rsidR="00670AC1" w:rsidRDefault="00670AC1" w:rsidP="00815EA6">
      <w:pPr>
        <w:rPr>
          <w:rFonts w:cs="Times New Roman"/>
          <w:sz w:val="20"/>
        </w:rPr>
      </w:pPr>
    </w:p>
    <w:p w14:paraId="691F2E68" w14:textId="6C4430EF" w:rsidR="00670AC1" w:rsidRDefault="00670AC1" w:rsidP="00815EA6">
      <w:pPr>
        <w:rPr>
          <w:rFonts w:cs="Times New Roman"/>
          <w:sz w:val="20"/>
        </w:rPr>
      </w:pPr>
    </w:p>
    <w:p w14:paraId="18F95E32" w14:textId="77777777" w:rsidR="00670AC1" w:rsidRPr="00B600CD" w:rsidRDefault="00670AC1" w:rsidP="00815EA6">
      <w:pPr>
        <w:rPr>
          <w:rFonts w:cs="Times New Roman"/>
          <w:sz w:val="20"/>
        </w:rPr>
      </w:pPr>
    </w:p>
    <w:p w14:paraId="33CBE10C" w14:textId="77777777" w:rsidR="00670AC1" w:rsidRPr="005E3E0F" w:rsidRDefault="00670AC1" w:rsidP="00670AC1">
      <w:pPr>
        <w:pStyle w:val="Heading1"/>
        <w:ind w:left="360"/>
        <w:jc w:val="center"/>
      </w:pPr>
      <w:bookmarkStart w:id="147" w:name="_Toc26830324"/>
      <w:bookmarkStart w:id="148" w:name="_Toc42742561"/>
      <w:r w:rsidRPr="005E3E0F">
        <w:t>CHAPTER 7</w:t>
      </w:r>
      <w:bookmarkEnd w:id="147"/>
      <w:bookmarkEnd w:id="148"/>
    </w:p>
    <w:p w14:paraId="2F856406" w14:textId="77777777" w:rsidR="00670AC1" w:rsidRPr="00047A16" w:rsidRDefault="00670AC1" w:rsidP="00670AC1">
      <w:pPr>
        <w:pStyle w:val="Heading1"/>
        <w:ind w:left="360"/>
        <w:jc w:val="center"/>
        <w:rPr>
          <w:sz w:val="44"/>
        </w:rPr>
      </w:pPr>
      <w:bookmarkStart w:id="149" w:name="_Toc26830325"/>
      <w:bookmarkStart w:id="150" w:name="_Toc42742562"/>
      <w:r w:rsidRPr="00047A16">
        <w:rPr>
          <w:sz w:val="44"/>
        </w:rPr>
        <w:t>CONCLUSION AND FUTURE WORK</w:t>
      </w:r>
      <w:bookmarkEnd w:id="149"/>
      <w:bookmarkEnd w:id="150"/>
    </w:p>
    <w:p w14:paraId="2E18267C" w14:textId="2B5B0BC7" w:rsidR="00670AC1" w:rsidRDefault="00670AC1">
      <w:pPr>
        <w:spacing w:line="259" w:lineRule="auto"/>
        <w:jc w:val="left"/>
        <w:rPr>
          <w:szCs w:val="24"/>
        </w:rPr>
      </w:pPr>
      <w:r>
        <w:rPr>
          <w:szCs w:val="24"/>
        </w:rPr>
        <w:br w:type="page"/>
      </w:r>
    </w:p>
    <w:p w14:paraId="5EDFA3B6" w14:textId="53155ECF" w:rsidR="00F00D07" w:rsidRDefault="001A26A0" w:rsidP="001A26A0">
      <w:pPr>
        <w:pStyle w:val="Heading1"/>
      </w:pPr>
      <w:bookmarkStart w:id="151" w:name="_Toc42742563"/>
      <w:r>
        <w:lastRenderedPageBreak/>
        <w:t xml:space="preserve">7.0   </w:t>
      </w:r>
      <w:r w:rsidR="00670AC1">
        <w:t>Overview</w:t>
      </w:r>
      <w:bookmarkEnd w:id="151"/>
    </w:p>
    <w:p w14:paraId="1A94EB7C" w14:textId="23477049" w:rsidR="00670AC1" w:rsidRDefault="00670AC1" w:rsidP="001A26A0">
      <w:r>
        <w:t xml:space="preserve">This chapter is about the conclusion and future recommendations of the system, that how much functionalities according to the ones discussed earlier in proposed system, are successfully implemented, what milestones are achieved and what future work can be done to improve the system. Milestones achieved in developing the system are discussed briefly. Limitations of the project are also discussed that needs to be handled in </w:t>
      </w:r>
      <w:r w:rsidR="001A26A0">
        <w:t>future if</w:t>
      </w:r>
      <w:r>
        <w:t xml:space="preserve"> the system is upgraded.</w:t>
      </w:r>
    </w:p>
    <w:p w14:paraId="34B3C7ED" w14:textId="08CC68F0" w:rsidR="00670AC1" w:rsidRDefault="00281977" w:rsidP="00281977">
      <w:pPr>
        <w:pStyle w:val="Heading1"/>
      </w:pPr>
      <w:bookmarkStart w:id="152" w:name="_Toc42742564"/>
      <w:r>
        <w:t xml:space="preserve">7.1   </w:t>
      </w:r>
      <w:r w:rsidR="00670AC1">
        <w:t>System Overview</w:t>
      </w:r>
      <w:bookmarkEnd w:id="152"/>
    </w:p>
    <w:p w14:paraId="7564A171" w14:textId="5E480996" w:rsidR="00670AC1" w:rsidRDefault="002A620D" w:rsidP="001A26A0">
      <w:r>
        <w:t xml:space="preserve">“Contextual News Information Retrieval” is a web-based application for searching news as required with ease. Users can register themselves to access all the features of the system. A user can search his desired news over the internet through using the system, users can view their search history and can download the information to their system. The thing that differentiates this system from other existing systems of this type is that this system can search for the required news in any format, although </w:t>
      </w:r>
      <w:r w:rsidR="001A26A0">
        <w:t>it is</w:t>
      </w:r>
      <w:r>
        <w:t xml:space="preserve"> a pdf file or an E-Newspaper.</w:t>
      </w:r>
    </w:p>
    <w:p w14:paraId="1331B8F9" w14:textId="258B512C" w:rsidR="002A620D" w:rsidRDefault="00281977" w:rsidP="00281977">
      <w:pPr>
        <w:pStyle w:val="Heading1"/>
      </w:pPr>
      <w:bookmarkStart w:id="153" w:name="_Toc42742565"/>
      <w:r>
        <w:t xml:space="preserve">7.2   </w:t>
      </w:r>
      <w:r w:rsidR="002A620D">
        <w:t>Milestones Achieved</w:t>
      </w:r>
      <w:bookmarkEnd w:id="153"/>
    </w:p>
    <w:p w14:paraId="4A9A060D" w14:textId="6A804271" w:rsidR="002A620D" w:rsidRDefault="002A620D" w:rsidP="00AC67F6">
      <w:r>
        <w:t>Milestones testify the completion of a project from its starting to ending date. They identify what functionalities or features have been implemented.</w:t>
      </w:r>
    </w:p>
    <w:p w14:paraId="1F21004D" w14:textId="7CCD89DA" w:rsidR="002A620D" w:rsidRDefault="002A620D" w:rsidP="00281977">
      <w:pPr>
        <w:pStyle w:val="Heading3"/>
        <w:numPr>
          <w:ilvl w:val="2"/>
          <w:numId w:val="32"/>
        </w:numPr>
      </w:pPr>
      <w:bookmarkStart w:id="154" w:name="_Toc42742566"/>
      <w:r w:rsidRPr="00AC67F6">
        <w:t>User</w:t>
      </w:r>
      <w:r>
        <w:t xml:space="preserve"> Registration</w:t>
      </w:r>
      <w:bookmarkEnd w:id="154"/>
    </w:p>
    <w:p w14:paraId="6D614CF5" w14:textId="4EDDF844" w:rsidR="00AC67F6" w:rsidRPr="00AC67F6" w:rsidRDefault="00AC67F6" w:rsidP="00AC67F6">
      <w:r>
        <w:t xml:space="preserve">User </w:t>
      </w:r>
      <w:r w:rsidR="00281977">
        <w:t>can</w:t>
      </w:r>
      <w:r>
        <w:t xml:space="preserve"> register himself successfully by providing a few details about him, that include his first name, last name, </w:t>
      </w:r>
      <w:r w:rsidR="007970B6">
        <w:t>email,</w:t>
      </w:r>
      <w:r>
        <w:t xml:space="preserve"> and password. After registration</w:t>
      </w:r>
      <w:r w:rsidR="00E45794">
        <w:t>,</w:t>
      </w:r>
      <w:r>
        <w:t xml:space="preserve"> the user can login by entering his email and password.</w:t>
      </w:r>
    </w:p>
    <w:p w14:paraId="19724A57" w14:textId="3EFCDC87" w:rsidR="002A620D" w:rsidRDefault="002A620D" w:rsidP="00281977">
      <w:pPr>
        <w:pStyle w:val="Heading3"/>
        <w:numPr>
          <w:ilvl w:val="2"/>
          <w:numId w:val="32"/>
        </w:numPr>
      </w:pPr>
      <w:bookmarkStart w:id="155" w:name="_Toc42742567"/>
      <w:r>
        <w:t>News Search</w:t>
      </w:r>
      <w:bookmarkEnd w:id="155"/>
    </w:p>
    <w:p w14:paraId="1C3E75FB" w14:textId="17E03DC1" w:rsidR="00AC67F6" w:rsidRPr="00AC67F6" w:rsidRDefault="00AC67F6" w:rsidP="00AC67F6">
      <w:r>
        <w:t>After successful login, user can enter his desired query in the search box. The system will perform the context annotation on his entered words to get the context of what has been written in the search box, after this the system will first search for required data in the information already saved</w:t>
      </w:r>
      <w:r w:rsidR="00E45794">
        <w:t xml:space="preserve"> and will find the similarity, if the similarity of the news will be more than 50% that is the similarity threshold we have set, then it will display the information</w:t>
      </w:r>
      <w:r>
        <w:t xml:space="preserve">. If it </w:t>
      </w:r>
      <w:r w:rsidR="00DD7572">
        <w:t>fails to</w:t>
      </w:r>
      <w:r>
        <w:t xml:space="preserve"> </w:t>
      </w:r>
      <w:r w:rsidR="00E45794">
        <w:t>find</w:t>
      </w:r>
      <w:r>
        <w:t xml:space="preserve"> the required data, then it will search over the web to provide the user with the results he is asking for.</w:t>
      </w:r>
      <w:r w:rsidR="00E45794">
        <w:t xml:space="preserve"> This functionality has been successfully implemented.</w:t>
      </w:r>
    </w:p>
    <w:p w14:paraId="6FCE37CD" w14:textId="24AEBF5E" w:rsidR="002A620D" w:rsidRDefault="00AC67F6" w:rsidP="00281977">
      <w:pPr>
        <w:pStyle w:val="Heading3"/>
        <w:numPr>
          <w:ilvl w:val="2"/>
          <w:numId w:val="32"/>
        </w:numPr>
      </w:pPr>
      <w:bookmarkStart w:id="156" w:name="_Toc42742568"/>
      <w:r>
        <w:lastRenderedPageBreak/>
        <w:t>D</w:t>
      </w:r>
      <w:r w:rsidR="002A620D">
        <w:t>isplay of Information</w:t>
      </w:r>
      <w:bookmarkEnd w:id="156"/>
    </w:p>
    <w:p w14:paraId="560C72F0" w14:textId="3D8226FE" w:rsidR="00AC67F6" w:rsidRPr="00AC67F6" w:rsidRDefault="00AC67F6" w:rsidP="00AC67F6">
      <w:r>
        <w:t xml:space="preserve">This feature is about how the system shows the searched information. This feature has been successfully implemented </w:t>
      </w:r>
      <w:r w:rsidR="0060101C">
        <w:t>and the system shows the searched results to user in an understandable format.</w:t>
      </w:r>
    </w:p>
    <w:p w14:paraId="2835D87D" w14:textId="4DB4D178" w:rsidR="002A620D" w:rsidRDefault="002A620D" w:rsidP="00281977">
      <w:pPr>
        <w:pStyle w:val="Heading3"/>
        <w:numPr>
          <w:ilvl w:val="2"/>
          <w:numId w:val="32"/>
        </w:numPr>
      </w:pPr>
      <w:bookmarkStart w:id="157" w:name="_Toc42742569"/>
      <w:r>
        <w:t>Latest news</w:t>
      </w:r>
      <w:bookmarkEnd w:id="157"/>
    </w:p>
    <w:p w14:paraId="42F50B76" w14:textId="5C887527" w:rsidR="0060101C" w:rsidRPr="0060101C" w:rsidRDefault="0060101C" w:rsidP="0060101C">
      <w:r>
        <w:t>This feature is about the latest trends that are happening around. The system has this feature successfully implemented and it shows the latest trending topics to both (logged-in user and guest user).</w:t>
      </w:r>
    </w:p>
    <w:p w14:paraId="35DF0573" w14:textId="725C7FD8" w:rsidR="002A620D" w:rsidRDefault="002A620D" w:rsidP="00281977">
      <w:pPr>
        <w:pStyle w:val="Heading3"/>
        <w:numPr>
          <w:ilvl w:val="2"/>
          <w:numId w:val="32"/>
        </w:numPr>
      </w:pPr>
      <w:bookmarkStart w:id="158" w:name="_Toc42742570"/>
      <w:r>
        <w:t>Newsfeed</w:t>
      </w:r>
      <w:bookmarkEnd w:id="158"/>
    </w:p>
    <w:p w14:paraId="59EE6456" w14:textId="4C367DC3" w:rsidR="0060101C" w:rsidRPr="0060101C" w:rsidRDefault="0060101C" w:rsidP="0060101C">
      <w:r>
        <w:t>This feature was intended to show the user news according to his selected interests. The system now successfully shows the news about topics that the user had selected, from the five websites that were mentioned earlier.</w:t>
      </w:r>
    </w:p>
    <w:p w14:paraId="20663947" w14:textId="0055FE14" w:rsidR="002A620D" w:rsidRDefault="002A620D" w:rsidP="00281977">
      <w:pPr>
        <w:pStyle w:val="Heading3"/>
        <w:numPr>
          <w:ilvl w:val="2"/>
          <w:numId w:val="32"/>
        </w:numPr>
      </w:pPr>
      <w:bookmarkStart w:id="159" w:name="_Toc42742571"/>
      <w:r>
        <w:t>Search History</w:t>
      </w:r>
      <w:bookmarkEnd w:id="159"/>
    </w:p>
    <w:p w14:paraId="76225BB4" w14:textId="6CFE584B" w:rsidR="0060101C" w:rsidRPr="0060101C" w:rsidRDefault="0060101C" w:rsidP="0060101C">
      <w:r>
        <w:t>This feature was intended to save the user’s search history. It has been implemented successfully and the system is maintaining the search history of the registered user.</w:t>
      </w:r>
    </w:p>
    <w:p w14:paraId="5921213F" w14:textId="2FA7D575" w:rsidR="002A620D" w:rsidRDefault="002A620D" w:rsidP="00281977">
      <w:pPr>
        <w:pStyle w:val="Heading3"/>
        <w:numPr>
          <w:ilvl w:val="2"/>
          <w:numId w:val="32"/>
        </w:numPr>
      </w:pPr>
      <w:bookmarkStart w:id="160" w:name="_Toc42742572"/>
      <w:r>
        <w:t>News Interests</w:t>
      </w:r>
      <w:bookmarkEnd w:id="160"/>
    </w:p>
    <w:p w14:paraId="67054B18" w14:textId="3CBF701B" w:rsidR="002A620D" w:rsidRDefault="0060101C" w:rsidP="0060101C">
      <w:r>
        <w:t>This feature was about the user’s selection of interests from the following four categories that include: Sports, Entertainment, Business, Pakistan. The system now allows the user to select his interests from these four categories and provide newsfeed according to these interests.</w:t>
      </w:r>
    </w:p>
    <w:p w14:paraId="5251B6FD" w14:textId="164EAF5C" w:rsidR="002A620D" w:rsidRDefault="002A620D" w:rsidP="00281977">
      <w:pPr>
        <w:pStyle w:val="Heading3"/>
        <w:numPr>
          <w:ilvl w:val="2"/>
          <w:numId w:val="32"/>
        </w:numPr>
      </w:pPr>
      <w:bookmarkStart w:id="161" w:name="_Toc42742573"/>
      <w:r>
        <w:t xml:space="preserve">Save </w:t>
      </w:r>
      <w:r w:rsidR="00DD7572">
        <w:rPr>
          <w:rStyle w:val="Heading4Char"/>
          <w:b/>
          <w:iCs w:val="0"/>
        </w:rPr>
        <w:t>I</w:t>
      </w:r>
      <w:r w:rsidRPr="00DD7572">
        <w:rPr>
          <w:rStyle w:val="Heading4Char"/>
          <w:b/>
          <w:iCs w:val="0"/>
        </w:rPr>
        <w:t>nformation</w:t>
      </w:r>
      <w:r>
        <w:t xml:space="preserve"> on local machine</w:t>
      </w:r>
      <w:bookmarkEnd w:id="161"/>
    </w:p>
    <w:p w14:paraId="23E5F05D" w14:textId="45658D3F" w:rsidR="002A620D" w:rsidRDefault="00DD7572" w:rsidP="00DD7572">
      <w:r w:rsidRPr="00DD7572">
        <w:t>This system feature was intended to allow the user to download the information on his system. This functionality has been successfully implemented and users can now download the information</w:t>
      </w:r>
      <w:r>
        <w:t>.</w:t>
      </w:r>
    </w:p>
    <w:p w14:paraId="63E889A5" w14:textId="52E39942" w:rsidR="00DD7572" w:rsidRDefault="00A23DF7" w:rsidP="00A23DF7">
      <w:pPr>
        <w:pStyle w:val="Heading1"/>
      </w:pPr>
      <w:bookmarkStart w:id="162" w:name="_Toc42742574"/>
      <w:r>
        <w:t xml:space="preserve">7.3   </w:t>
      </w:r>
      <w:r w:rsidR="00DD7572">
        <w:t>Limitations</w:t>
      </w:r>
      <w:bookmarkEnd w:id="162"/>
    </w:p>
    <w:p w14:paraId="0258A4BB" w14:textId="6900AB0A" w:rsidR="00DD7572" w:rsidRDefault="00DD7572" w:rsidP="00DD7572">
      <w:r>
        <w:t>Although the system has implemented the features that were proposed, but still there are some limitations that emerged from discussions. Following are some limitations of the system.</w:t>
      </w:r>
    </w:p>
    <w:p w14:paraId="59AE9984" w14:textId="0BD213BD" w:rsidR="00B108DE" w:rsidRDefault="00B108DE" w:rsidP="00B108DE">
      <w:pPr>
        <w:pStyle w:val="ListParagraph"/>
        <w:numPr>
          <w:ilvl w:val="0"/>
          <w:numId w:val="31"/>
        </w:numPr>
      </w:pPr>
      <w:r>
        <w:t>System is currently limited to five news websites only.</w:t>
      </w:r>
    </w:p>
    <w:p w14:paraId="154BF741" w14:textId="29B1D9AD" w:rsidR="00B108DE" w:rsidRDefault="00B108DE" w:rsidP="00B108DE">
      <w:pPr>
        <w:pStyle w:val="ListParagraph"/>
        <w:numPr>
          <w:ilvl w:val="0"/>
          <w:numId w:val="31"/>
        </w:numPr>
      </w:pPr>
      <w:r>
        <w:t>News Interests of the user are limited to only four categories.</w:t>
      </w:r>
    </w:p>
    <w:p w14:paraId="26F877F3" w14:textId="7D8D049C" w:rsidR="00B108DE" w:rsidRDefault="00B108DE" w:rsidP="00B108DE">
      <w:pPr>
        <w:pStyle w:val="ListParagraph"/>
        <w:numPr>
          <w:ilvl w:val="0"/>
          <w:numId w:val="31"/>
        </w:numPr>
      </w:pPr>
      <w:r>
        <w:t>Mainly the sources that are covered by the system are Pakistani news websites.</w:t>
      </w:r>
    </w:p>
    <w:p w14:paraId="05686D5D" w14:textId="1D2D4167" w:rsidR="00DD7572" w:rsidRDefault="00FF3712" w:rsidP="00FF3712">
      <w:pPr>
        <w:pStyle w:val="Heading1"/>
      </w:pPr>
      <w:bookmarkStart w:id="163" w:name="_Toc42742575"/>
      <w:r>
        <w:lastRenderedPageBreak/>
        <w:t xml:space="preserve">7.4   </w:t>
      </w:r>
      <w:r w:rsidR="00DD7572">
        <w:t>Future Work</w:t>
      </w:r>
      <w:bookmarkEnd w:id="163"/>
    </w:p>
    <w:p w14:paraId="10CD2598" w14:textId="44832699" w:rsidR="00B108DE" w:rsidRDefault="00B108DE" w:rsidP="00B108DE">
      <w:r>
        <w:t>In general, if we talk about a news retrieval system then it should be able to retrieve any kind of news from any source, but still this system will facilitate many researchers, journalists and student to get their required data with minimum effort.</w:t>
      </w:r>
      <w:r w:rsidR="00F028D1">
        <w:t xml:space="preserve"> If we mainly talk about expanding the scope of the application to more sources and websites, it can be time-consuming as separate scrappers need to be designed for each website and each template.</w:t>
      </w:r>
    </w:p>
    <w:p w14:paraId="766C8D53" w14:textId="609FE2ED" w:rsidR="00F028D1" w:rsidRDefault="00F028D1" w:rsidP="00B108DE">
      <w:r>
        <w:tab/>
        <w:t>The possibility of implementing a full-fledged news retrieval system with a broader scope is still an open debate that can be worked on in future. News retrieval systems have a large amount of data as something is happening around in the world with each passing second. So, a more dynamic system can be developed that can handle any website coming its way with ease.</w:t>
      </w:r>
    </w:p>
    <w:p w14:paraId="7117D9D5" w14:textId="6D5537FC" w:rsidR="00DD7572" w:rsidRDefault="00FF3712" w:rsidP="00FF3712">
      <w:pPr>
        <w:pStyle w:val="Heading1"/>
      </w:pPr>
      <w:bookmarkStart w:id="164" w:name="_Toc42742576"/>
      <w:r>
        <w:t>7.</w:t>
      </w:r>
      <w:r w:rsidR="00BB7503">
        <w:t xml:space="preserve">4   </w:t>
      </w:r>
      <w:r w:rsidR="00F028D1">
        <w:t>Summary</w:t>
      </w:r>
      <w:bookmarkEnd w:id="164"/>
    </w:p>
    <w:p w14:paraId="6E989B50" w14:textId="003B9B72" w:rsidR="00F028D1" w:rsidRDefault="00F028D1" w:rsidP="00F028D1">
      <w:r>
        <w:t>In this section, we discussed about the findings of the project as now</w:t>
      </w:r>
      <w:r w:rsidR="00CF5C55">
        <w:t xml:space="preserve"> we</w:t>
      </w:r>
      <w:r>
        <w:t xml:space="preserve"> aim to close the project. The limitations that came in the way of develop</w:t>
      </w:r>
      <w:r w:rsidR="00CF5C55">
        <w:t>ing the system are also discussed. Milestones are something that trace the completion of a specific work and so all the milestones that were identified in the initial stages of development are successfully achieved. A user can now register/log-in to the system, can view his newsfeed according to the interests he selected. User can download the information successfully. A very important portion of the system was searching the news according to user</w:t>
      </w:r>
      <w:r w:rsidR="004E5550">
        <w:t>s</w:t>
      </w:r>
      <w:r w:rsidR="00CF5C55">
        <w:t xml:space="preserve"> query, which has also been implemented successfully. System now understands the context of the user’s entered text and can successfully find the data related to that in the saved information with 50% similarity threshold with 15-20 seconds delay, or over the web. Search history of the user is being maintained.</w:t>
      </w:r>
      <w:r w:rsidR="00E45794">
        <w:t xml:space="preserve"> Limitations that were on the way to developing the system were also discussed in this chapter, these limitations can be addressed in future versions of the project. There is some future work that was discussed and can be done with advancement in available libraries in future. Future recommendations were also discussed.</w:t>
      </w:r>
    </w:p>
    <w:p w14:paraId="09C717F8" w14:textId="35EF375F" w:rsidR="005C653F" w:rsidRDefault="005C653F">
      <w:pPr>
        <w:spacing w:line="259" w:lineRule="auto"/>
        <w:jc w:val="left"/>
      </w:pPr>
      <w:r>
        <w:br w:type="page"/>
      </w:r>
    </w:p>
    <w:bookmarkStart w:id="165" w:name="_Toc42742577" w:displacedByCustomXml="next"/>
    <w:sdt>
      <w:sdtPr>
        <w:rPr>
          <w:rFonts w:eastAsiaTheme="minorHAnsi" w:cstheme="minorBidi"/>
          <w:b w:val="0"/>
          <w:sz w:val="24"/>
          <w:szCs w:val="22"/>
        </w:rPr>
        <w:id w:val="-1358806407"/>
        <w:docPartObj>
          <w:docPartGallery w:val="Bibliographies"/>
          <w:docPartUnique/>
        </w:docPartObj>
      </w:sdtPr>
      <w:sdtContent>
        <w:commentRangeStart w:id="166" w:displacedByCustomXml="prev"/>
        <w:p w14:paraId="20D5210F" w14:textId="2C15B305" w:rsidR="005C653F" w:rsidRDefault="005C653F">
          <w:pPr>
            <w:pStyle w:val="Heading1"/>
          </w:pPr>
          <w:r>
            <w:t>References</w:t>
          </w:r>
          <w:bookmarkEnd w:id="165"/>
          <w:commentRangeEnd w:id="166"/>
          <w:r w:rsidR="00A854C6">
            <w:rPr>
              <w:rStyle w:val="CommentReference"/>
              <w:rFonts w:eastAsiaTheme="minorHAnsi" w:cstheme="minorBidi"/>
              <w:b w:val="0"/>
            </w:rPr>
            <w:commentReference w:id="166"/>
          </w:r>
        </w:p>
        <w:sdt>
          <w:sdtPr>
            <w:id w:val="-573587230"/>
            <w:bibliography/>
          </w:sdtPr>
          <w:sdtContent>
            <w:p w14:paraId="4A84A8FC" w14:textId="77777777" w:rsidR="005C653F" w:rsidRDefault="005C653F">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5C653F" w14:paraId="7815A950" w14:textId="77777777">
                <w:trPr>
                  <w:divId w:val="2117403569"/>
                  <w:tblCellSpacing w:w="15" w:type="dxa"/>
                </w:trPr>
                <w:tc>
                  <w:tcPr>
                    <w:tcW w:w="50" w:type="pct"/>
                    <w:hideMark/>
                  </w:tcPr>
                  <w:p w14:paraId="26CE84BC" w14:textId="3A46D5CB" w:rsidR="005C653F" w:rsidRDefault="005C653F">
                    <w:pPr>
                      <w:pStyle w:val="Bibliography"/>
                      <w:rPr>
                        <w:noProof/>
                        <w:szCs w:val="24"/>
                      </w:rPr>
                    </w:pPr>
                    <w:r>
                      <w:rPr>
                        <w:noProof/>
                      </w:rPr>
                      <w:t xml:space="preserve">[1] </w:t>
                    </w:r>
                  </w:p>
                </w:tc>
                <w:tc>
                  <w:tcPr>
                    <w:tcW w:w="0" w:type="auto"/>
                    <w:hideMark/>
                  </w:tcPr>
                  <w:p w14:paraId="5BC6E395" w14:textId="77777777" w:rsidR="005C653F" w:rsidRDefault="005C653F">
                    <w:pPr>
                      <w:pStyle w:val="Bibliography"/>
                      <w:rPr>
                        <w:noProof/>
                      </w:rPr>
                    </w:pPr>
                    <w:r>
                      <w:rPr>
                        <w:noProof/>
                      </w:rPr>
                      <w:t>“Google News,” Google, 22 September 2002. [Online]. Available: https://news.google.com. [Accessed 2 January 2020].</w:t>
                    </w:r>
                  </w:p>
                </w:tc>
              </w:tr>
              <w:tr w:rsidR="005C653F" w14:paraId="6F2D6047" w14:textId="77777777">
                <w:trPr>
                  <w:divId w:val="2117403569"/>
                  <w:tblCellSpacing w:w="15" w:type="dxa"/>
                </w:trPr>
                <w:tc>
                  <w:tcPr>
                    <w:tcW w:w="50" w:type="pct"/>
                    <w:hideMark/>
                  </w:tcPr>
                  <w:p w14:paraId="720D4843" w14:textId="77777777" w:rsidR="005C653F" w:rsidRDefault="005C653F">
                    <w:pPr>
                      <w:pStyle w:val="Bibliography"/>
                      <w:rPr>
                        <w:noProof/>
                      </w:rPr>
                    </w:pPr>
                    <w:r>
                      <w:rPr>
                        <w:noProof/>
                      </w:rPr>
                      <w:t xml:space="preserve">[2] </w:t>
                    </w:r>
                  </w:p>
                </w:tc>
                <w:tc>
                  <w:tcPr>
                    <w:tcW w:w="0" w:type="auto"/>
                    <w:hideMark/>
                  </w:tcPr>
                  <w:p w14:paraId="029A2941" w14:textId="77777777" w:rsidR="005C653F" w:rsidRDefault="005C653F">
                    <w:pPr>
                      <w:pStyle w:val="Bibliography"/>
                      <w:rPr>
                        <w:noProof/>
                      </w:rPr>
                    </w:pPr>
                    <w:r>
                      <w:rPr>
                        <w:noProof/>
                      </w:rPr>
                      <w:t>“ABC News,” Walt Disney Telivision, 15 June 1925. [Online]. Available: https://abcnews.go.com/. [Accessed 2 January 2020].</w:t>
                    </w:r>
                  </w:p>
                </w:tc>
              </w:tr>
            </w:tbl>
            <w:p w14:paraId="3AD37071" w14:textId="77777777" w:rsidR="005C653F" w:rsidRDefault="005C653F">
              <w:pPr>
                <w:divId w:val="2117403569"/>
                <w:rPr>
                  <w:rFonts w:eastAsia="Times New Roman"/>
                  <w:noProof/>
                </w:rPr>
              </w:pPr>
            </w:p>
            <w:p w14:paraId="2B61FE17" w14:textId="47AF5326" w:rsidR="005C653F" w:rsidRDefault="005C653F">
              <w:r>
                <w:rPr>
                  <w:b/>
                  <w:bCs/>
                  <w:noProof/>
                </w:rPr>
                <w:fldChar w:fldCharType="end"/>
              </w:r>
            </w:p>
          </w:sdtContent>
        </w:sdt>
      </w:sdtContent>
    </w:sdt>
    <w:p w14:paraId="352C1B28" w14:textId="77777777" w:rsidR="005C653F" w:rsidRPr="00F028D1" w:rsidRDefault="005C653F" w:rsidP="00F028D1"/>
    <w:p w14:paraId="5581DBD7" w14:textId="4742DB34" w:rsidR="002A620D" w:rsidRPr="002A620D" w:rsidRDefault="002A620D" w:rsidP="002A620D">
      <w:pPr>
        <w:pStyle w:val="Heading1"/>
      </w:pPr>
    </w:p>
    <w:sectPr w:rsidR="002A620D" w:rsidRPr="002A620D" w:rsidSect="008C2E75">
      <w:pgSz w:w="11906" w:h="16838" w:code="9"/>
      <w:pgMar w:top="1440" w:right="144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Engr .M Umer Haroon ." w:date="2020-06-11T14:16:00Z" w:initials="E.UH.">
    <w:p w14:paraId="6566D268" w14:textId="3B799A9A" w:rsidR="00164DE1" w:rsidRDefault="00164DE1">
      <w:pPr>
        <w:pStyle w:val="CommentText"/>
      </w:pPr>
      <w:r>
        <w:rPr>
          <w:rStyle w:val="CommentReference"/>
        </w:rPr>
        <w:annotationRef/>
      </w:r>
      <w:r>
        <w:t>Full stop should be after the citation bracket.</w:t>
      </w:r>
    </w:p>
  </w:comment>
  <w:comment w:id="31" w:author="Engr .M Umer Haroon ." w:date="2020-06-11T14:16:00Z" w:initials="E.UH.">
    <w:p w14:paraId="36487289" w14:textId="77777777" w:rsidR="00164DE1" w:rsidRDefault="00164DE1">
      <w:pPr>
        <w:pStyle w:val="CommentText"/>
      </w:pPr>
      <w:r>
        <w:rPr>
          <w:rStyle w:val="CommentReference"/>
        </w:rPr>
        <w:annotationRef/>
      </w:r>
      <w:r>
        <w:t>Same issue</w:t>
      </w:r>
    </w:p>
    <w:p w14:paraId="432CDA3D" w14:textId="6E7915DB" w:rsidR="00164DE1" w:rsidRDefault="00164DE1">
      <w:pPr>
        <w:pStyle w:val="CommentText"/>
      </w:pPr>
    </w:p>
  </w:comment>
  <w:comment w:id="36" w:author="Engr .M Umer Haroon ." w:date="2020-06-11T14:17:00Z" w:initials="E.UH.">
    <w:p w14:paraId="145ED4E7" w14:textId="6AB728F0" w:rsidR="00164DE1" w:rsidRDefault="00164DE1">
      <w:pPr>
        <w:pStyle w:val="CommentText"/>
      </w:pPr>
      <w:r>
        <w:rPr>
          <w:rStyle w:val="CommentReference"/>
        </w:rPr>
        <w:annotationRef/>
      </w:r>
      <w:r>
        <w:t>Make sure it is as per SOP</w:t>
      </w:r>
    </w:p>
  </w:comment>
  <w:comment w:id="68" w:author="Engr .M Umer Haroon ." w:date="2020-06-11T14:20:00Z" w:initials="E.UH.">
    <w:p w14:paraId="5B0594F9" w14:textId="56667C14" w:rsidR="00164DE1" w:rsidRDefault="00164DE1">
      <w:pPr>
        <w:pStyle w:val="CommentText"/>
      </w:pPr>
      <w:r>
        <w:rPr>
          <w:rStyle w:val="CommentReference"/>
        </w:rPr>
        <w:annotationRef/>
      </w:r>
      <w:r>
        <w:t>Write some textual description here</w:t>
      </w:r>
    </w:p>
  </w:comment>
  <w:comment w:id="70" w:author="Engr .M Umer Haroon ." w:date="2020-06-11T14:20:00Z" w:initials="E.UH.">
    <w:p w14:paraId="34B2E4F5" w14:textId="60514C10" w:rsidR="00164DE1" w:rsidRDefault="00164DE1">
      <w:pPr>
        <w:pStyle w:val="CommentText"/>
      </w:pPr>
      <w:r>
        <w:rPr>
          <w:rStyle w:val="CommentReference"/>
        </w:rPr>
        <w:annotationRef/>
      </w:r>
      <w:r>
        <w:t>Formatting issues in tables</w:t>
      </w:r>
    </w:p>
  </w:comment>
  <w:comment w:id="72" w:author="Engr .M Umer Haroon ." w:date="2020-06-11T14:21:00Z" w:initials="E.UH.">
    <w:p w14:paraId="4017D1E1" w14:textId="77777777" w:rsidR="00164DE1" w:rsidRDefault="00164DE1">
      <w:pPr>
        <w:pStyle w:val="CommentText"/>
      </w:pPr>
      <w:r>
        <w:rPr>
          <w:rStyle w:val="CommentReference"/>
        </w:rPr>
        <w:annotationRef/>
      </w:r>
      <w:r>
        <w:t>Write some text between figures and tables.</w:t>
      </w:r>
    </w:p>
    <w:p w14:paraId="5F670C12" w14:textId="02E902A9" w:rsidR="00164DE1" w:rsidRDefault="00164DE1">
      <w:pPr>
        <w:pStyle w:val="CommentText"/>
      </w:pPr>
    </w:p>
  </w:comment>
  <w:comment w:id="98" w:author="Engr .M Umer Haroon ." w:date="2020-06-11T14:22:00Z" w:initials="E.UH.">
    <w:p w14:paraId="5AF33031" w14:textId="77777777" w:rsidR="00164DE1" w:rsidRDefault="00164DE1">
      <w:pPr>
        <w:pStyle w:val="CommentText"/>
      </w:pPr>
      <w:r>
        <w:rPr>
          <w:rStyle w:val="CommentReference"/>
        </w:rPr>
        <w:annotationRef/>
      </w:r>
      <w:r>
        <w:t>Class diagram not clear/readable</w:t>
      </w:r>
    </w:p>
    <w:p w14:paraId="6CDB7F54" w14:textId="6019DAFE" w:rsidR="00164DE1" w:rsidRDefault="00164DE1">
      <w:pPr>
        <w:pStyle w:val="CommentText"/>
      </w:pPr>
    </w:p>
  </w:comment>
  <w:comment w:id="102" w:author="Engr .M Umer Haroon ." w:date="2020-06-11T14:23:00Z" w:initials="E.UH.">
    <w:p w14:paraId="34355A03" w14:textId="77777777" w:rsidR="00164DE1" w:rsidRDefault="00164DE1">
      <w:pPr>
        <w:pStyle w:val="CommentText"/>
      </w:pPr>
      <w:r>
        <w:rPr>
          <w:rStyle w:val="CommentReference"/>
        </w:rPr>
        <w:annotationRef/>
      </w:r>
      <w:r>
        <w:t>Diagram seems incorrect as you are fetching data from multiple websites/servers</w:t>
      </w:r>
    </w:p>
    <w:p w14:paraId="3E8CB38C" w14:textId="48104BB6" w:rsidR="00164DE1" w:rsidRDefault="00164DE1">
      <w:pPr>
        <w:pStyle w:val="CommentText"/>
      </w:pPr>
    </w:p>
  </w:comment>
  <w:comment w:id="128" w:author="Engr .M Umer Haroon ." w:date="2020-06-11T14:26:00Z" w:initials="E.UH.">
    <w:p w14:paraId="54C770C1" w14:textId="77777777" w:rsidR="00A854C6" w:rsidRDefault="00A854C6">
      <w:pPr>
        <w:pStyle w:val="CommentText"/>
      </w:pPr>
      <w:r>
        <w:rPr>
          <w:rStyle w:val="CommentReference"/>
        </w:rPr>
        <w:annotationRef/>
      </w:r>
      <w:r>
        <w:t>What is need of NumPy ?explain its role</w:t>
      </w:r>
    </w:p>
    <w:p w14:paraId="67F2D3D5" w14:textId="149C8C84" w:rsidR="00A854C6" w:rsidRDefault="00A854C6">
      <w:pPr>
        <w:pStyle w:val="CommentText"/>
      </w:pPr>
    </w:p>
  </w:comment>
  <w:comment w:id="133" w:author="Engr .M Umer Haroon ." w:date="2020-06-11T14:29:00Z" w:initials="E.UH.">
    <w:p w14:paraId="4052B245" w14:textId="77777777" w:rsidR="00A854C6" w:rsidRDefault="00A854C6">
      <w:pPr>
        <w:pStyle w:val="CommentText"/>
      </w:pPr>
      <w:r>
        <w:rPr>
          <w:rStyle w:val="CommentReference"/>
        </w:rPr>
        <w:annotationRef/>
      </w:r>
      <w:r>
        <w:t>How why ?</w:t>
      </w:r>
    </w:p>
    <w:p w14:paraId="023D7CED" w14:textId="13F1DA5C" w:rsidR="00A854C6" w:rsidRDefault="00A854C6">
      <w:pPr>
        <w:pStyle w:val="CommentText"/>
      </w:pPr>
    </w:p>
  </w:comment>
  <w:comment w:id="166" w:author="Engr .M Umer Haroon ." w:date="2020-06-11T14:30:00Z" w:initials="E.UH.">
    <w:p w14:paraId="4F521E68" w14:textId="77777777" w:rsidR="00A854C6" w:rsidRDefault="00A854C6">
      <w:pPr>
        <w:pStyle w:val="CommentText"/>
      </w:pPr>
      <w:r>
        <w:rPr>
          <w:rStyle w:val="CommentReference"/>
        </w:rPr>
        <w:annotationRef/>
      </w:r>
    </w:p>
    <w:p w14:paraId="6A24C3BB" w14:textId="06A9B5BF" w:rsidR="00A854C6" w:rsidRDefault="00A854C6">
      <w:pPr>
        <w:pStyle w:val="CommentText"/>
      </w:pPr>
      <w:r>
        <w:t>What kind of referencing is this , you wrote a complete report with only two references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66D268" w15:done="0"/>
  <w15:commentEx w15:paraId="432CDA3D" w15:done="0"/>
  <w15:commentEx w15:paraId="145ED4E7" w15:done="0"/>
  <w15:commentEx w15:paraId="5B0594F9" w15:done="0"/>
  <w15:commentEx w15:paraId="34B2E4F5" w15:done="0"/>
  <w15:commentEx w15:paraId="5F670C12" w15:done="0"/>
  <w15:commentEx w15:paraId="6CDB7F54" w15:done="0"/>
  <w15:commentEx w15:paraId="3E8CB38C" w15:done="0"/>
  <w15:commentEx w15:paraId="67F2D3D5" w15:done="0"/>
  <w15:commentEx w15:paraId="023D7CED" w15:done="0"/>
  <w15:commentEx w15:paraId="6A24C3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CBB37" w16cex:dateUtc="2020-06-11T09:16:00Z"/>
  <w16cex:commentExtensible w16cex:durableId="228CBB50" w16cex:dateUtc="2020-06-11T09:16:00Z"/>
  <w16cex:commentExtensible w16cex:durableId="228CBB61" w16cex:dateUtc="2020-06-11T09:17:00Z"/>
  <w16cex:commentExtensible w16cex:durableId="228CBC16" w16cex:dateUtc="2020-06-11T09:20:00Z"/>
  <w16cex:commentExtensible w16cex:durableId="228CBC35" w16cex:dateUtc="2020-06-11T09:20:00Z"/>
  <w16cex:commentExtensible w16cex:durableId="228CBC62" w16cex:dateUtc="2020-06-11T09:21:00Z"/>
  <w16cex:commentExtensible w16cex:durableId="228CBCB2" w16cex:dateUtc="2020-06-11T09:22:00Z"/>
  <w16cex:commentExtensible w16cex:durableId="228CBCF1" w16cex:dateUtc="2020-06-11T09:23:00Z"/>
  <w16cex:commentExtensible w16cex:durableId="228CBD86" w16cex:dateUtc="2020-06-11T09:26:00Z"/>
  <w16cex:commentExtensible w16cex:durableId="228CBE4A" w16cex:dateUtc="2020-06-11T09:29:00Z"/>
  <w16cex:commentExtensible w16cex:durableId="228CBE7F" w16cex:dateUtc="2020-06-11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66D268" w16cid:durableId="228CBB37"/>
  <w16cid:commentId w16cid:paraId="432CDA3D" w16cid:durableId="228CBB50"/>
  <w16cid:commentId w16cid:paraId="145ED4E7" w16cid:durableId="228CBB61"/>
  <w16cid:commentId w16cid:paraId="5B0594F9" w16cid:durableId="228CBC16"/>
  <w16cid:commentId w16cid:paraId="34B2E4F5" w16cid:durableId="228CBC35"/>
  <w16cid:commentId w16cid:paraId="5F670C12" w16cid:durableId="228CBC62"/>
  <w16cid:commentId w16cid:paraId="6CDB7F54" w16cid:durableId="228CBCB2"/>
  <w16cid:commentId w16cid:paraId="3E8CB38C" w16cid:durableId="228CBCF1"/>
  <w16cid:commentId w16cid:paraId="67F2D3D5" w16cid:durableId="228CBD86"/>
  <w16cid:commentId w16cid:paraId="023D7CED" w16cid:durableId="228CBE4A"/>
  <w16cid:commentId w16cid:paraId="6A24C3BB" w16cid:durableId="228CBE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70A15"/>
    <w:multiLevelType w:val="multilevel"/>
    <w:tmpl w:val="0E8681C8"/>
    <w:lvl w:ilvl="0">
      <w:start w:val="1"/>
      <w:numFmt w:val="decimal"/>
      <w:lvlText w:val="%1"/>
      <w:lvlJc w:val="left"/>
      <w:pPr>
        <w:ind w:left="563" w:hanging="563"/>
      </w:pPr>
      <w:rPr>
        <w:rFonts w:hint="default"/>
      </w:rPr>
    </w:lvl>
    <w:lvl w:ilvl="1">
      <w:start w:val="6"/>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6D15F5"/>
    <w:multiLevelType w:val="hybridMultilevel"/>
    <w:tmpl w:val="01CC5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F23FFD"/>
    <w:multiLevelType w:val="multilevel"/>
    <w:tmpl w:val="01067FD2"/>
    <w:lvl w:ilvl="0">
      <w:start w:val="5"/>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AC2476"/>
    <w:multiLevelType w:val="hybridMultilevel"/>
    <w:tmpl w:val="F7143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574C0"/>
    <w:multiLevelType w:val="multilevel"/>
    <w:tmpl w:val="3D706F5A"/>
    <w:lvl w:ilvl="0">
      <w:start w:val="1"/>
      <w:numFmt w:val="decimal"/>
      <w:lvlText w:val="%1."/>
      <w:lvlJc w:val="left"/>
      <w:pPr>
        <w:ind w:left="720" w:hanging="360"/>
      </w:pPr>
      <w:rPr>
        <w:rFonts w:hint="default"/>
      </w:rPr>
    </w:lvl>
    <w:lvl w:ilvl="1">
      <w:start w:val="4"/>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436B05"/>
    <w:multiLevelType w:val="multilevel"/>
    <w:tmpl w:val="CC8A4BC8"/>
    <w:lvl w:ilvl="0">
      <w:start w:val="2"/>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6D220F"/>
    <w:multiLevelType w:val="hybridMultilevel"/>
    <w:tmpl w:val="0A722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E6A90"/>
    <w:multiLevelType w:val="hybridMultilevel"/>
    <w:tmpl w:val="6AA48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443AD"/>
    <w:multiLevelType w:val="multilevel"/>
    <w:tmpl w:val="136C994E"/>
    <w:lvl w:ilvl="0">
      <w:start w:val="4"/>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B05658"/>
    <w:multiLevelType w:val="multilevel"/>
    <w:tmpl w:val="7DC8E552"/>
    <w:lvl w:ilvl="0">
      <w:start w:val="1"/>
      <w:numFmt w:val="decimal"/>
      <w:lvlText w:val="%1"/>
      <w:lvlJc w:val="left"/>
      <w:pPr>
        <w:ind w:left="563" w:hanging="563"/>
      </w:pPr>
      <w:rPr>
        <w:rFonts w:hint="default"/>
      </w:rPr>
    </w:lvl>
    <w:lvl w:ilvl="1">
      <w:start w:val="5"/>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0E35F7"/>
    <w:multiLevelType w:val="hybridMultilevel"/>
    <w:tmpl w:val="1FE4CA66"/>
    <w:lvl w:ilvl="0" w:tplc="3A8A46E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36E9"/>
    <w:multiLevelType w:val="multilevel"/>
    <w:tmpl w:val="6D78038A"/>
    <w:lvl w:ilvl="0">
      <w:start w:val="4"/>
      <w:numFmt w:val="decimal"/>
      <w:lvlText w:val="%1"/>
      <w:lvlJc w:val="left"/>
      <w:pPr>
        <w:ind w:left="563" w:hanging="563"/>
      </w:pPr>
      <w:rPr>
        <w:rFonts w:cstheme="majorBidi" w:hint="default"/>
      </w:rPr>
    </w:lvl>
    <w:lvl w:ilvl="1">
      <w:start w:val="4"/>
      <w:numFmt w:val="decimal"/>
      <w:lvlText w:val="%1.%2"/>
      <w:lvlJc w:val="left"/>
      <w:pPr>
        <w:ind w:left="563" w:hanging="563"/>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2160" w:hanging="2160"/>
      </w:pPr>
      <w:rPr>
        <w:rFonts w:cstheme="majorBidi" w:hint="default"/>
      </w:rPr>
    </w:lvl>
  </w:abstractNum>
  <w:abstractNum w:abstractNumId="12" w15:restartNumberingAfterBreak="0">
    <w:nsid w:val="35F404AF"/>
    <w:multiLevelType w:val="hybridMultilevel"/>
    <w:tmpl w:val="DBE81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166DD"/>
    <w:multiLevelType w:val="multilevel"/>
    <w:tmpl w:val="0D82B8CE"/>
    <w:lvl w:ilvl="0">
      <w:start w:val="2"/>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EA642C"/>
    <w:multiLevelType w:val="hybridMultilevel"/>
    <w:tmpl w:val="1BB445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6E3670"/>
    <w:multiLevelType w:val="hybridMultilevel"/>
    <w:tmpl w:val="555AD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5932CD"/>
    <w:multiLevelType w:val="hybridMultilevel"/>
    <w:tmpl w:val="29CA8F0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41E12760"/>
    <w:multiLevelType w:val="hybridMultilevel"/>
    <w:tmpl w:val="8C1EDB50"/>
    <w:lvl w:ilvl="0" w:tplc="2E746224">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17243"/>
    <w:multiLevelType w:val="multilevel"/>
    <w:tmpl w:val="EEEEBD68"/>
    <w:lvl w:ilvl="0">
      <w:start w:val="1"/>
      <w:numFmt w:val="decimal"/>
      <w:lvlText w:val="%1.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2CC35FB"/>
    <w:multiLevelType w:val="multilevel"/>
    <w:tmpl w:val="83305CBE"/>
    <w:lvl w:ilvl="0">
      <w:start w:val="1"/>
      <w:numFmt w:val="decimal"/>
      <w:lvlText w:val="%1."/>
      <w:lvlJc w:val="left"/>
      <w:pPr>
        <w:ind w:left="720" w:hanging="360"/>
      </w:pPr>
      <w:rPr>
        <w:rFonts w:hint="default"/>
      </w:rPr>
    </w:lvl>
    <w:lvl w:ilv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225BC3"/>
    <w:multiLevelType w:val="multilevel"/>
    <w:tmpl w:val="FE6C0D18"/>
    <w:lvl w:ilvl="0">
      <w:start w:val="3"/>
      <w:numFmt w:val="decimal"/>
      <w:lvlText w:val="%1"/>
      <w:lvlJc w:val="left"/>
      <w:pPr>
        <w:ind w:left="560" w:hanging="560"/>
      </w:pPr>
      <w:rPr>
        <w:rFonts w:hint="default"/>
      </w:rPr>
    </w:lvl>
    <w:lvl w:ilvl="1">
      <w:start w:val="8"/>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EC15C71"/>
    <w:multiLevelType w:val="hybridMultilevel"/>
    <w:tmpl w:val="6A549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2526A5"/>
    <w:multiLevelType w:val="multilevel"/>
    <w:tmpl w:val="81D42C70"/>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15950F1"/>
    <w:multiLevelType w:val="hybridMultilevel"/>
    <w:tmpl w:val="D97E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BF3721"/>
    <w:multiLevelType w:val="hybridMultilevel"/>
    <w:tmpl w:val="AEBA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1B5806"/>
    <w:multiLevelType w:val="multilevel"/>
    <w:tmpl w:val="5AA61C5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79750A"/>
    <w:multiLevelType w:val="hybridMultilevel"/>
    <w:tmpl w:val="9AF6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937D84"/>
    <w:multiLevelType w:val="multilevel"/>
    <w:tmpl w:val="084CB88A"/>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972BF7"/>
    <w:multiLevelType w:val="multilevel"/>
    <w:tmpl w:val="82D6E408"/>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37771D9"/>
    <w:multiLevelType w:val="multilevel"/>
    <w:tmpl w:val="AE9E5198"/>
    <w:lvl w:ilvl="0">
      <w:start w:val="6"/>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42D34B1"/>
    <w:multiLevelType w:val="multilevel"/>
    <w:tmpl w:val="472CAF44"/>
    <w:lvl w:ilvl="0">
      <w:start w:val="7"/>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4774A8F"/>
    <w:multiLevelType w:val="multilevel"/>
    <w:tmpl w:val="1A1017AA"/>
    <w:lvl w:ilvl="0">
      <w:start w:val="3"/>
      <w:numFmt w:val="decimal"/>
      <w:lvlText w:val="%1"/>
      <w:lvlJc w:val="left"/>
      <w:pPr>
        <w:ind w:left="563" w:hanging="563"/>
      </w:pPr>
      <w:rPr>
        <w:rFonts w:hint="default"/>
      </w:rPr>
    </w:lvl>
    <w:lvl w:ilvl="1">
      <w:start w:val="3"/>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6DA55B6"/>
    <w:multiLevelType w:val="hybridMultilevel"/>
    <w:tmpl w:val="AB02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05D14"/>
    <w:multiLevelType w:val="hybridMultilevel"/>
    <w:tmpl w:val="AD1C8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264564"/>
    <w:multiLevelType w:val="multilevel"/>
    <w:tmpl w:val="89A2B2DC"/>
    <w:lvl w:ilvl="0">
      <w:start w:val="5"/>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D5B6737"/>
    <w:multiLevelType w:val="multilevel"/>
    <w:tmpl w:val="C7708D2A"/>
    <w:lvl w:ilvl="0">
      <w:start w:val="3"/>
      <w:numFmt w:val="decimal"/>
      <w:lvlText w:val="%1"/>
      <w:lvlJc w:val="left"/>
      <w:pPr>
        <w:ind w:left="560" w:hanging="560"/>
      </w:pPr>
      <w:rPr>
        <w:rFonts w:hint="default"/>
      </w:rPr>
    </w:lvl>
    <w:lvl w:ilvl="1">
      <w:start w:val="6"/>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3"/>
  </w:num>
  <w:num w:numId="3">
    <w:abstractNumId w:val="15"/>
  </w:num>
  <w:num w:numId="4">
    <w:abstractNumId w:val="18"/>
  </w:num>
  <w:num w:numId="5">
    <w:abstractNumId w:val="28"/>
  </w:num>
  <w:num w:numId="6">
    <w:abstractNumId w:val="7"/>
  </w:num>
  <w:num w:numId="7">
    <w:abstractNumId w:val="26"/>
  </w:num>
  <w:num w:numId="8">
    <w:abstractNumId w:val="16"/>
  </w:num>
  <w:num w:numId="9">
    <w:abstractNumId w:val="6"/>
  </w:num>
  <w:num w:numId="10">
    <w:abstractNumId w:val="4"/>
  </w:num>
  <w:num w:numId="11">
    <w:abstractNumId w:val="17"/>
  </w:num>
  <w:num w:numId="12">
    <w:abstractNumId w:val="22"/>
  </w:num>
  <w:num w:numId="13">
    <w:abstractNumId w:val="35"/>
  </w:num>
  <w:num w:numId="14">
    <w:abstractNumId w:val="20"/>
  </w:num>
  <w:num w:numId="15">
    <w:abstractNumId w:val="0"/>
  </w:num>
  <w:num w:numId="16">
    <w:abstractNumId w:val="27"/>
  </w:num>
  <w:num w:numId="17">
    <w:abstractNumId w:val="1"/>
  </w:num>
  <w:num w:numId="18">
    <w:abstractNumId w:val="21"/>
  </w:num>
  <w:num w:numId="19">
    <w:abstractNumId w:val="31"/>
  </w:num>
  <w:num w:numId="20">
    <w:abstractNumId w:val="10"/>
  </w:num>
  <w:num w:numId="21">
    <w:abstractNumId w:val="5"/>
  </w:num>
  <w:num w:numId="22">
    <w:abstractNumId w:val="12"/>
  </w:num>
  <w:num w:numId="23">
    <w:abstractNumId w:val="33"/>
  </w:num>
  <w:num w:numId="24">
    <w:abstractNumId w:val="23"/>
  </w:num>
  <w:num w:numId="25">
    <w:abstractNumId w:val="24"/>
  </w:num>
  <w:num w:numId="26">
    <w:abstractNumId w:val="32"/>
  </w:num>
  <w:num w:numId="27">
    <w:abstractNumId w:val="8"/>
  </w:num>
  <w:num w:numId="28">
    <w:abstractNumId w:val="11"/>
  </w:num>
  <w:num w:numId="29">
    <w:abstractNumId w:val="34"/>
  </w:num>
  <w:num w:numId="30">
    <w:abstractNumId w:val="29"/>
  </w:num>
  <w:num w:numId="31">
    <w:abstractNumId w:val="14"/>
  </w:num>
  <w:num w:numId="32">
    <w:abstractNumId w:val="30"/>
  </w:num>
  <w:num w:numId="33">
    <w:abstractNumId w:val="9"/>
  </w:num>
  <w:num w:numId="34">
    <w:abstractNumId w:val="2"/>
  </w:num>
  <w:num w:numId="35">
    <w:abstractNumId w:val="25"/>
  </w:num>
  <w:num w:numId="36">
    <w:abstractNumId w:val="13"/>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gr .M Umer Haroon .">
    <w15:presenceInfo w15:providerId="Windows Live" w15:userId="7b8407a5976d9f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B5B"/>
    <w:rsid w:val="0000044D"/>
    <w:rsid w:val="00001009"/>
    <w:rsid w:val="00003B1B"/>
    <w:rsid w:val="0000447A"/>
    <w:rsid w:val="00013664"/>
    <w:rsid w:val="00013708"/>
    <w:rsid w:val="00016C88"/>
    <w:rsid w:val="0002070F"/>
    <w:rsid w:val="00021FBB"/>
    <w:rsid w:val="00031127"/>
    <w:rsid w:val="00032A38"/>
    <w:rsid w:val="00033270"/>
    <w:rsid w:val="00040AB9"/>
    <w:rsid w:val="0004278C"/>
    <w:rsid w:val="000436EC"/>
    <w:rsid w:val="00051A04"/>
    <w:rsid w:val="000548AE"/>
    <w:rsid w:val="00066E76"/>
    <w:rsid w:val="000676A3"/>
    <w:rsid w:val="000716A5"/>
    <w:rsid w:val="00075934"/>
    <w:rsid w:val="000759A1"/>
    <w:rsid w:val="00080976"/>
    <w:rsid w:val="00081F03"/>
    <w:rsid w:val="0008271E"/>
    <w:rsid w:val="000833EF"/>
    <w:rsid w:val="00083C3D"/>
    <w:rsid w:val="00084741"/>
    <w:rsid w:val="00085595"/>
    <w:rsid w:val="00090DE0"/>
    <w:rsid w:val="00094690"/>
    <w:rsid w:val="000A7122"/>
    <w:rsid w:val="000A7910"/>
    <w:rsid w:val="000B6B9C"/>
    <w:rsid w:val="000C4599"/>
    <w:rsid w:val="000C57AA"/>
    <w:rsid w:val="000D1C26"/>
    <w:rsid w:val="000D2701"/>
    <w:rsid w:val="000D54FF"/>
    <w:rsid w:val="000D599C"/>
    <w:rsid w:val="000D6319"/>
    <w:rsid w:val="000D6CEA"/>
    <w:rsid w:val="000D7FF6"/>
    <w:rsid w:val="000E29F9"/>
    <w:rsid w:val="000E613A"/>
    <w:rsid w:val="000E6B2C"/>
    <w:rsid w:val="000F0B52"/>
    <w:rsid w:val="000F15A9"/>
    <w:rsid w:val="000F417A"/>
    <w:rsid w:val="00111F34"/>
    <w:rsid w:val="001129F1"/>
    <w:rsid w:val="00112E0F"/>
    <w:rsid w:val="00114305"/>
    <w:rsid w:val="0011474D"/>
    <w:rsid w:val="00122860"/>
    <w:rsid w:val="00122A17"/>
    <w:rsid w:val="00125253"/>
    <w:rsid w:val="00130E43"/>
    <w:rsid w:val="00131432"/>
    <w:rsid w:val="001422A8"/>
    <w:rsid w:val="00152358"/>
    <w:rsid w:val="00152835"/>
    <w:rsid w:val="0016027D"/>
    <w:rsid w:val="001610ED"/>
    <w:rsid w:val="001616C7"/>
    <w:rsid w:val="001629A9"/>
    <w:rsid w:val="00164DE1"/>
    <w:rsid w:val="001650CC"/>
    <w:rsid w:val="0016683C"/>
    <w:rsid w:val="001713AB"/>
    <w:rsid w:val="0018056A"/>
    <w:rsid w:val="00181FB2"/>
    <w:rsid w:val="0018205A"/>
    <w:rsid w:val="001828E5"/>
    <w:rsid w:val="00182E48"/>
    <w:rsid w:val="00183786"/>
    <w:rsid w:val="0018501C"/>
    <w:rsid w:val="00187C5D"/>
    <w:rsid w:val="001919E1"/>
    <w:rsid w:val="00193F8C"/>
    <w:rsid w:val="00196FDD"/>
    <w:rsid w:val="001A26A0"/>
    <w:rsid w:val="001A7045"/>
    <w:rsid w:val="001B2220"/>
    <w:rsid w:val="001B309D"/>
    <w:rsid w:val="001B327F"/>
    <w:rsid w:val="001C07C8"/>
    <w:rsid w:val="001C4368"/>
    <w:rsid w:val="001C6774"/>
    <w:rsid w:val="001C6F32"/>
    <w:rsid w:val="001D3050"/>
    <w:rsid w:val="001D5C5E"/>
    <w:rsid w:val="001E00E1"/>
    <w:rsid w:val="001E5795"/>
    <w:rsid w:val="001E5945"/>
    <w:rsid w:val="001E5F3B"/>
    <w:rsid w:val="001E6FF6"/>
    <w:rsid w:val="001F1338"/>
    <w:rsid w:val="001F6D95"/>
    <w:rsid w:val="0020350C"/>
    <w:rsid w:val="0020616F"/>
    <w:rsid w:val="00212A8F"/>
    <w:rsid w:val="00212B3D"/>
    <w:rsid w:val="002152BD"/>
    <w:rsid w:val="002158B7"/>
    <w:rsid w:val="00216DFD"/>
    <w:rsid w:val="00226AA1"/>
    <w:rsid w:val="00227E5F"/>
    <w:rsid w:val="00230292"/>
    <w:rsid w:val="0023096F"/>
    <w:rsid w:val="0023189C"/>
    <w:rsid w:val="00234AC4"/>
    <w:rsid w:val="00236894"/>
    <w:rsid w:val="00241C13"/>
    <w:rsid w:val="00253623"/>
    <w:rsid w:val="002601D6"/>
    <w:rsid w:val="00260ECA"/>
    <w:rsid w:val="0026596D"/>
    <w:rsid w:val="00267337"/>
    <w:rsid w:val="00275128"/>
    <w:rsid w:val="00280EDF"/>
    <w:rsid w:val="00281977"/>
    <w:rsid w:val="00282338"/>
    <w:rsid w:val="00283E57"/>
    <w:rsid w:val="00291565"/>
    <w:rsid w:val="002934C0"/>
    <w:rsid w:val="002947FC"/>
    <w:rsid w:val="002A285F"/>
    <w:rsid w:val="002A486F"/>
    <w:rsid w:val="002A4ADC"/>
    <w:rsid w:val="002A50AE"/>
    <w:rsid w:val="002A620D"/>
    <w:rsid w:val="002A66D6"/>
    <w:rsid w:val="002A6758"/>
    <w:rsid w:val="002A6812"/>
    <w:rsid w:val="002A6F45"/>
    <w:rsid w:val="002B4CC2"/>
    <w:rsid w:val="002B722E"/>
    <w:rsid w:val="002C2863"/>
    <w:rsid w:val="002C5EE3"/>
    <w:rsid w:val="002D0DEA"/>
    <w:rsid w:val="002D2DA8"/>
    <w:rsid w:val="002D457B"/>
    <w:rsid w:val="002D4FAF"/>
    <w:rsid w:val="002E14C1"/>
    <w:rsid w:val="002E5173"/>
    <w:rsid w:val="002E6893"/>
    <w:rsid w:val="002F3086"/>
    <w:rsid w:val="002F4B33"/>
    <w:rsid w:val="003017BB"/>
    <w:rsid w:val="003028AE"/>
    <w:rsid w:val="00304E02"/>
    <w:rsid w:val="00307BF9"/>
    <w:rsid w:val="00311391"/>
    <w:rsid w:val="003136B4"/>
    <w:rsid w:val="003148D2"/>
    <w:rsid w:val="003170FA"/>
    <w:rsid w:val="00320AF1"/>
    <w:rsid w:val="00322825"/>
    <w:rsid w:val="00322955"/>
    <w:rsid w:val="00323FDD"/>
    <w:rsid w:val="0033450C"/>
    <w:rsid w:val="003357BE"/>
    <w:rsid w:val="00340179"/>
    <w:rsid w:val="003416ED"/>
    <w:rsid w:val="003428F4"/>
    <w:rsid w:val="00351539"/>
    <w:rsid w:val="00352136"/>
    <w:rsid w:val="00355D5C"/>
    <w:rsid w:val="00357187"/>
    <w:rsid w:val="003613E9"/>
    <w:rsid w:val="003636E1"/>
    <w:rsid w:val="003710D5"/>
    <w:rsid w:val="0037133B"/>
    <w:rsid w:val="003734D9"/>
    <w:rsid w:val="003767BE"/>
    <w:rsid w:val="00385A1B"/>
    <w:rsid w:val="00385AA7"/>
    <w:rsid w:val="003864D7"/>
    <w:rsid w:val="00386F9E"/>
    <w:rsid w:val="003A5F62"/>
    <w:rsid w:val="003B1016"/>
    <w:rsid w:val="003C0E88"/>
    <w:rsid w:val="003C26BD"/>
    <w:rsid w:val="003C4233"/>
    <w:rsid w:val="003C4978"/>
    <w:rsid w:val="003D0B10"/>
    <w:rsid w:val="003D2BCB"/>
    <w:rsid w:val="003D466A"/>
    <w:rsid w:val="003D5C7E"/>
    <w:rsid w:val="003E17D3"/>
    <w:rsid w:val="003E439B"/>
    <w:rsid w:val="003F13C4"/>
    <w:rsid w:val="003F4611"/>
    <w:rsid w:val="003F68D1"/>
    <w:rsid w:val="00407861"/>
    <w:rsid w:val="00414F53"/>
    <w:rsid w:val="00417574"/>
    <w:rsid w:val="00420B12"/>
    <w:rsid w:val="00421DB6"/>
    <w:rsid w:val="00423AA1"/>
    <w:rsid w:val="00424B6D"/>
    <w:rsid w:val="00427195"/>
    <w:rsid w:val="00430196"/>
    <w:rsid w:val="004310B7"/>
    <w:rsid w:val="004316D8"/>
    <w:rsid w:val="004329D4"/>
    <w:rsid w:val="00434719"/>
    <w:rsid w:val="00437E63"/>
    <w:rsid w:val="0044701C"/>
    <w:rsid w:val="004505CA"/>
    <w:rsid w:val="00452462"/>
    <w:rsid w:val="0046478B"/>
    <w:rsid w:val="00464AC5"/>
    <w:rsid w:val="00465DDA"/>
    <w:rsid w:val="0046672A"/>
    <w:rsid w:val="00471C26"/>
    <w:rsid w:val="00473FA7"/>
    <w:rsid w:val="0047573D"/>
    <w:rsid w:val="0047713E"/>
    <w:rsid w:val="00483859"/>
    <w:rsid w:val="00486A2D"/>
    <w:rsid w:val="0048732E"/>
    <w:rsid w:val="004907B9"/>
    <w:rsid w:val="00494258"/>
    <w:rsid w:val="004A0668"/>
    <w:rsid w:val="004A1A36"/>
    <w:rsid w:val="004A2257"/>
    <w:rsid w:val="004A397D"/>
    <w:rsid w:val="004A3C8C"/>
    <w:rsid w:val="004C27EF"/>
    <w:rsid w:val="004D03D9"/>
    <w:rsid w:val="004D04DF"/>
    <w:rsid w:val="004D3845"/>
    <w:rsid w:val="004D3FCD"/>
    <w:rsid w:val="004D4872"/>
    <w:rsid w:val="004E090C"/>
    <w:rsid w:val="004E2890"/>
    <w:rsid w:val="004E33EE"/>
    <w:rsid w:val="004E5550"/>
    <w:rsid w:val="004E7780"/>
    <w:rsid w:val="004F0EC0"/>
    <w:rsid w:val="004F1691"/>
    <w:rsid w:val="004F5884"/>
    <w:rsid w:val="0050508F"/>
    <w:rsid w:val="00506787"/>
    <w:rsid w:val="00506D47"/>
    <w:rsid w:val="0050734E"/>
    <w:rsid w:val="00510D28"/>
    <w:rsid w:val="00514696"/>
    <w:rsid w:val="0051735A"/>
    <w:rsid w:val="00521B70"/>
    <w:rsid w:val="00525D75"/>
    <w:rsid w:val="00531729"/>
    <w:rsid w:val="005322A7"/>
    <w:rsid w:val="00536F5B"/>
    <w:rsid w:val="005401F6"/>
    <w:rsid w:val="005454E9"/>
    <w:rsid w:val="0054579D"/>
    <w:rsid w:val="00546D7F"/>
    <w:rsid w:val="00550818"/>
    <w:rsid w:val="00553CB1"/>
    <w:rsid w:val="0055416F"/>
    <w:rsid w:val="00560D96"/>
    <w:rsid w:val="005620D3"/>
    <w:rsid w:val="00562D88"/>
    <w:rsid w:val="00563A05"/>
    <w:rsid w:val="00563C5D"/>
    <w:rsid w:val="0056431D"/>
    <w:rsid w:val="00575E35"/>
    <w:rsid w:val="0058358C"/>
    <w:rsid w:val="00583590"/>
    <w:rsid w:val="00585250"/>
    <w:rsid w:val="00591E74"/>
    <w:rsid w:val="00592969"/>
    <w:rsid w:val="00593295"/>
    <w:rsid w:val="005934A6"/>
    <w:rsid w:val="005A51C9"/>
    <w:rsid w:val="005A5F62"/>
    <w:rsid w:val="005A69F8"/>
    <w:rsid w:val="005A6F29"/>
    <w:rsid w:val="005A785E"/>
    <w:rsid w:val="005A7BA6"/>
    <w:rsid w:val="005B4700"/>
    <w:rsid w:val="005C0454"/>
    <w:rsid w:val="005C4A56"/>
    <w:rsid w:val="005C653F"/>
    <w:rsid w:val="005D1E52"/>
    <w:rsid w:val="005D3DA2"/>
    <w:rsid w:val="005D626A"/>
    <w:rsid w:val="005D798F"/>
    <w:rsid w:val="005E3E0F"/>
    <w:rsid w:val="005E586A"/>
    <w:rsid w:val="005E7A56"/>
    <w:rsid w:val="005F2AA0"/>
    <w:rsid w:val="005F3BF5"/>
    <w:rsid w:val="00600281"/>
    <w:rsid w:val="0060048E"/>
    <w:rsid w:val="0060101C"/>
    <w:rsid w:val="00601DF3"/>
    <w:rsid w:val="00604085"/>
    <w:rsid w:val="0060689E"/>
    <w:rsid w:val="00606CA5"/>
    <w:rsid w:val="0060774C"/>
    <w:rsid w:val="0061032F"/>
    <w:rsid w:val="00612197"/>
    <w:rsid w:val="0061700B"/>
    <w:rsid w:val="006228D4"/>
    <w:rsid w:val="00625A97"/>
    <w:rsid w:val="00626A90"/>
    <w:rsid w:val="00627B0E"/>
    <w:rsid w:val="00631175"/>
    <w:rsid w:val="00633E5C"/>
    <w:rsid w:val="00637E9E"/>
    <w:rsid w:val="0064342E"/>
    <w:rsid w:val="00643967"/>
    <w:rsid w:val="00651955"/>
    <w:rsid w:val="006537EB"/>
    <w:rsid w:val="006538F0"/>
    <w:rsid w:val="00661337"/>
    <w:rsid w:val="00662ECF"/>
    <w:rsid w:val="0066559F"/>
    <w:rsid w:val="00670AC1"/>
    <w:rsid w:val="00671058"/>
    <w:rsid w:val="00673465"/>
    <w:rsid w:val="00676BA1"/>
    <w:rsid w:val="006808DB"/>
    <w:rsid w:val="00682ACA"/>
    <w:rsid w:val="006917D8"/>
    <w:rsid w:val="006917F0"/>
    <w:rsid w:val="00692780"/>
    <w:rsid w:val="00694057"/>
    <w:rsid w:val="00694066"/>
    <w:rsid w:val="006A2BFA"/>
    <w:rsid w:val="006A4457"/>
    <w:rsid w:val="006A734A"/>
    <w:rsid w:val="006B0842"/>
    <w:rsid w:val="006B0BED"/>
    <w:rsid w:val="006B0F86"/>
    <w:rsid w:val="006B3288"/>
    <w:rsid w:val="006B34B0"/>
    <w:rsid w:val="006B3597"/>
    <w:rsid w:val="006B6258"/>
    <w:rsid w:val="006B68DF"/>
    <w:rsid w:val="006C11BF"/>
    <w:rsid w:val="006C14E5"/>
    <w:rsid w:val="006C2485"/>
    <w:rsid w:val="006C383A"/>
    <w:rsid w:val="006C61C3"/>
    <w:rsid w:val="006C6C2A"/>
    <w:rsid w:val="006D1564"/>
    <w:rsid w:val="006D171D"/>
    <w:rsid w:val="006D6838"/>
    <w:rsid w:val="006E4D7F"/>
    <w:rsid w:val="006E7176"/>
    <w:rsid w:val="006F031D"/>
    <w:rsid w:val="007036F5"/>
    <w:rsid w:val="00706336"/>
    <w:rsid w:val="00706E03"/>
    <w:rsid w:val="00707106"/>
    <w:rsid w:val="0073016E"/>
    <w:rsid w:val="00731179"/>
    <w:rsid w:val="00731BB7"/>
    <w:rsid w:val="0073544A"/>
    <w:rsid w:val="00735AAE"/>
    <w:rsid w:val="00736666"/>
    <w:rsid w:val="00736DD4"/>
    <w:rsid w:val="00742639"/>
    <w:rsid w:val="00744096"/>
    <w:rsid w:val="00750B40"/>
    <w:rsid w:val="0075465B"/>
    <w:rsid w:val="0075596C"/>
    <w:rsid w:val="00756D9B"/>
    <w:rsid w:val="00765EF3"/>
    <w:rsid w:val="00770DAD"/>
    <w:rsid w:val="00773075"/>
    <w:rsid w:val="00775016"/>
    <w:rsid w:val="00783C7F"/>
    <w:rsid w:val="00790DDD"/>
    <w:rsid w:val="00790DF8"/>
    <w:rsid w:val="007912E7"/>
    <w:rsid w:val="007970B6"/>
    <w:rsid w:val="007A309B"/>
    <w:rsid w:val="007A56AD"/>
    <w:rsid w:val="007A7CEE"/>
    <w:rsid w:val="007C2DE4"/>
    <w:rsid w:val="007C5930"/>
    <w:rsid w:val="007C7EC2"/>
    <w:rsid w:val="007D3B51"/>
    <w:rsid w:val="007E15B8"/>
    <w:rsid w:val="007E2B22"/>
    <w:rsid w:val="007F19F6"/>
    <w:rsid w:val="007F20DC"/>
    <w:rsid w:val="007F3940"/>
    <w:rsid w:val="007F5D40"/>
    <w:rsid w:val="007F6BB9"/>
    <w:rsid w:val="007F782D"/>
    <w:rsid w:val="008025F5"/>
    <w:rsid w:val="00804CFB"/>
    <w:rsid w:val="008061C6"/>
    <w:rsid w:val="00811FC0"/>
    <w:rsid w:val="008122BE"/>
    <w:rsid w:val="00815526"/>
    <w:rsid w:val="00815EA6"/>
    <w:rsid w:val="008176D9"/>
    <w:rsid w:val="008411E5"/>
    <w:rsid w:val="00844AF3"/>
    <w:rsid w:val="008636D0"/>
    <w:rsid w:val="00873FEE"/>
    <w:rsid w:val="00874711"/>
    <w:rsid w:val="00887567"/>
    <w:rsid w:val="00891B6F"/>
    <w:rsid w:val="008947A6"/>
    <w:rsid w:val="00894E59"/>
    <w:rsid w:val="00897101"/>
    <w:rsid w:val="008A010F"/>
    <w:rsid w:val="008A2848"/>
    <w:rsid w:val="008A490D"/>
    <w:rsid w:val="008A5950"/>
    <w:rsid w:val="008A65CF"/>
    <w:rsid w:val="008B0D9B"/>
    <w:rsid w:val="008C2B44"/>
    <w:rsid w:val="008C2E75"/>
    <w:rsid w:val="008C5CFE"/>
    <w:rsid w:val="008C5F20"/>
    <w:rsid w:val="008D18BE"/>
    <w:rsid w:val="008D46ED"/>
    <w:rsid w:val="008D5011"/>
    <w:rsid w:val="008E00B0"/>
    <w:rsid w:val="008E486E"/>
    <w:rsid w:val="008E6166"/>
    <w:rsid w:val="008E6F89"/>
    <w:rsid w:val="008F6426"/>
    <w:rsid w:val="009004A9"/>
    <w:rsid w:val="009062E1"/>
    <w:rsid w:val="00906CC5"/>
    <w:rsid w:val="00910B59"/>
    <w:rsid w:val="00916453"/>
    <w:rsid w:val="00916D29"/>
    <w:rsid w:val="0091767D"/>
    <w:rsid w:val="00920A09"/>
    <w:rsid w:val="00922CBE"/>
    <w:rsid w:val="0092729D"/>
    <w:rsid w:val="009347F8"/>
    <w:rsid w:val="00936C3E"/>
    <w:rsid w:val="0094166E"/>
    <w:rsid w:val="00945AC5"/>
    <w:rsid w:val="00946265"/>
    <w:rsid w:val="009472F5"/>
    <w:rsid w:val="009500FB"/>
    <w:rsid w:val="009531BD"/>
    <w:rsid w:val="00956B1E"/>
    <w:rsid w:val="00960A92"/>
    <w:rsid w:val="009641EC"/>
    <w:rsid w:val="00967D7E"/>
    <w:rsid w:val="00974826"/>
    <w:rsid w:val="00980E10"/>
    <w:rsid w:val="00983F1E"/>
    <w:rsid w:val="009930BD"/>
    <w:rsid w:val="00997253"/>
    <w:rsid w:val="009A156A"/>
    <w:rsid w:val="009A4347"/>
    <w:rsid w:val="009A6998"/>
    <w:rsid w:val="009B1588"/>
    <w:rsid w:val="009C02FF"/>
    <w:rsid w:val="009C55B2"/>
    <w:rsid w:val="009C57BD"/>
    <w:rsid w:val="009C61D0"/>
    <w:rsid w:val="009D2734"/>
    <w:rsid w:val="009D3973"/>
    <w:rsid w:val="009D4D15"/>
    <w:rsid w:val="009D616D"/>
    <w:rsid w:val="009E71D0"/>
    <w:rsid w:val="009F5476"/>
    <w:rsid w:val="00A0017A"/>
    <w:rsid w:val="00A03B8C"/>
    <w:rsid w:val="00A04A13"/>
    <w:rsid w:val="00A11B78"/>
    <w:rsid w:val="00A12FBE"/>
    <w:rsid w:val="00A16D3A"/>
    <w:rsid w:val="00A209F9"/>
    <w:rsid w:val="00A23DF7"/>
    <w:rsid w:val="00A249A7"/>
    <w:rsid w:val="00A31D9C"/>
    <w:rsid w:val="00A3238F"/>
    <w:rsid w:val="00A347D1"/>
    <w:rsid w:val="00A366A8"/>
    <w:rsid w:val="00A3728C"/>
    <w:rsid w:val="00A414AF"/>
    <w:rsid w:val="00A43CBE"/>
    <w:rsid w:val="00A43EC7"/>
    <w:rsid w:val="00A50377"/>
    <w:rsid w:val="00A51FDD"/>
    <w:rsid w:val="00A55603"/>
    <w:rsid w:val="00A56F10"/>
    <w:rsid w:val="00A60528"/>
    <w:rsid w:val="00A6313B"/>
    <w:rsid w:val="00A65239"/>
    <w:rsid w:val="00A67A00"/>
    <w:rsid w:val="00A70869"/>
    <w:rsid w:val="00A80420"/>
    <w:rsid w:val="00A816EA"/>
    <w:rsid w:val="00A82DB9"/>
    <w:rsid w:val="00A84E5E"/>
    <w:rsid w:val="00A84FF5"/>
    <w:rsid w:val="00A854C6"/>
    <w:rsid w:val="00A85687"/>
    <w:rsid w:val="00A862FC"/>
    <w:rsid w:val="00A955B1"/>
    <w:rsid w:val="00A96A22"/>
    <w:rsid w:val="00AA137C"/>
    <w:rsid w:val="00AA2164"/>
    <w:rsid w:val="00AA7C50"/>
    <w:rsid w:val="00AB7919"/>
    <w:rsid w:val="00AB7D85"/>
    <w:rsid w:val="00AC075C"/>
    <w:rsid w:val="00AC1F19"/>
    <w:rsid w:val="00AC20D9"/>
    <w:rsid w:val="00AC558E"/>
    <w:rsid w:val="00AC67F6"/>
    <w:rsid w:val="00AD0992"/>
    <w:rsid w:val="00AD0CDE"/>
    <w:rsid w:val="00AD1D78"/>
    <w:rsid w:val="00AD718E"/>
    <w:rsid w:val="00AD7EB5"/>
    <w:rsid w:val="00AE0847"/>
    <w:rsid w:val="00AE4B5B"/>
    <w:rsid w:val="00AE6839"/>
    <w:rsid w:val="00AF2711"/>
    <w:rsid w:val="00AF5FD1"/>
    <w:rsid w:val="00B02F26"/>
    <w:rsid w:val="00B02FC1"/>
    <w:rsid w:val="00B0553A"/>
    <w:rsid w:val="00B06390"/>
    <w:rsid w:val="00B07524"/>
    <w:rsid w:val="00B07943"/>
    <w:rsid w:val="00B07E10"/>
    <w:rsid w:val="00B108DE"/>
    <w:rsid w:val="00B11618"/>
    <w:rsid w:val="00B133CB"/>
    <w:rsid w:val="00B14801"/>
    <w:rsid w:val="00B14859"/>
    <w:rsid w:val="00B14F2C"/>
    <w:rsid w:val="00B22C5E"/>
    <w:rsid w:val="00B231B5"/>
    <w:rsid w:val="00B2600D"/>
    <w:rsid w:val="00B26E26"/>
    <w:rsid w:val="00B271D0"/>
    <w:rsid w:val="00B337A2"/>
    <w:rsid w:val="00B34D3E"/>
    <w:rsid w:val="00B37F04"/>
    <w:rsid w:val="00B41CA9"/>
    <w:rsid w:val="00B42B2E"/>
    <w:rsid w:val="00B456AE"/>
    <w:rsid w:val="00B5358B"/>
    <w:rsid w:val="00B55900"/>
    <w:rsid w:val="00B56138"/>
    <w:rsid w:val="00B6302E"/>
    <w:rsid w:val="00B639A3"/>
    <w:rsid w:val="00B656DA"/>
    <w:rsid w:val="00B6709E"/>
    <w:rsid w:val="00B728C7"/>
    <w:rsid w:val="00B7359D"/>
    <w:rsid w:val="00B76597"/>
    <w:rsid w:val="00B81B62"/>
    <w:rsid w:val="00B854DB"/>
    <w:rsid w:val="00B86D19"/>
    <w:rsid w:val="00B87C3A"/>
    <w:rsid w:val="00B9218B"/>
    <w:rsid w:val="00BA28B3"/>
    <w:rsid w:val="00BA2C19"/>
    <w:rsid w:val="00BA346F"/>
    <w:rsid w:val="00BA53E7"/>
    <w:rsid w:val="00BA7849"/>
    <w:rsid w:val="00BB31C7"/>
    <w:rsid w:val="00BB7503"/>
    <w:rsid w:val="00BC5A29"/>
    <w:rsid w:val="00BC7432"/>
    <w:rsid w:val="00BE0BA7"/>
    <w:rsid w:val="00BE5CAD"/>
    <w:rsid w:val="00BF0F04"/>
    <w:rsid w:val="00BF40EB"/>
    <w:rsid w:val="00BF4E5C"/>
    <w:rsid w:val="00C0166B"/>
    <w:rsid w:val="00C02E3E"/>
    <w:rsid w:val="00C04140"/>
    <w:rsid w:val="00C048DB"/>
    <w:rsid w:val="00C04ED5"/>
    <w:rsid w:val="00C17837"/>
    <w:rsid w:val="00C205B4"/>
    <w:rsid w:val="00C20FB8"/>
    <w:rsid w:val="00C237E4"/>
    <w:rsid w:val="00C2397B"/>
    <w:rsid w:val="00C26015"/>
    <w:rsid w:val="00C33B42"/>
    <w:rsid w:val="00C37358"/>
    <w:rsid w:val="00C43DA7"/>
    <w:rsid w:val="00C4479F"/>
    <w:rsid w:val="00C45520"/>
    <w:rsid w:val="00C52F12"/>
    <w:rsid w:val="00C539DA"/>
    <w:rsid w:val="00C54576"/>
    <w:rsid w:val="00C57F2B"/>
    <w:rsid w:val="00C6051A"/>
    <w:rsid w:val="00C63487"/>
    <w:rsid w:val="00C665E1"/>
    <w:rsid w:val="00C7130A"/>
    <w:rsid w:val="00C76648"/>
    <w:rsid w:val="00C84407"/>
    <w:rsid w:val="00C85C03"/>
    <w:rsid w:val="00C87A93"/>
    <w:rsid w:val="00C92506"/>
    <w:rsid w:val="00C95B1E"/>
    <w:rsid w:val="00C96BDF"/>
    <w:rsid w:val="00C97BC9"/>
    <w:rsid w:val="00CA00CA"/>
    <w:rsid w:val="00CA764E"/>
    <w:rsid w:val="00CB14A5"/>
    <w:rsid w:val="00CB52F6"/>
    <w:rsid w:val="00CC0588"/>
    <w:rsid w:val="00CC29D7"/>
    <w:rsid w:val="00CC4EE6"/>
    <w:rsid w:val="00CC707E"/>
    <w:rsid w:val="00CD6275"/>
    <w:rsid w:val="00CD6338"/>
    <w:rsid w:val="00CE2AF3"/>
    <w:rsid w:val="00CE69B0"/>
    <w:rsid w:val="00CF30F9"/>
    <w:rsid w:val="00CF4267"/>
    <w:rsid w:val="00CF5C55"/>
    <w:rsid w:val="00D0467B"/>
    <w:rsid w:val="00D05E6C"/>
    <w:rsid w:val="00D067D8"/>
    <w:rsid w:val="00D10EEC"/>
    <w:rsid w:val="00D12AF0"/>
    <w:rsid w:val="00D152D7"/>
    <w:rsid w:val="00D17F86"/>
    <w:rsid w:val="00D206AA"/>
    <w:rsid w:val="00D21FC1"/>
    <w:rsid w:val="00D2252D"/>
    <w:rsid w:val="00D24BC2"/>
    <w:rsid w:val="00D4005A"/>
    <w:rsid w:val="00D4190E"/>
    <w:rsid w:val="00D42508"/>
    <w:rsid w:val="00D45D32"/>
    <w:rsid w:val="00D50964"/>
    <w:rsid w:val="00D544DE"/>
    <w:rsid w:val="00D54BA5"/>
    <w:rsid w:val="00D56EF8"/>
    <w:rsid w:val="00D60847"/>
    <w:rsid w:val="00D6099E"/>
    <w:rsid w:val="00D6206A"/>
    <w:rsid w:val="00D634B0"/>
    <w:rsid w:val="00D73C9F"/>
    <w:rsid w:val="00D7515F"/>
    <w:rsid w:val="00D77D1C"/>
    <w:rsid w:val="00D81C5B"/>
    <w:rsid w:val="00D81E94"/>
    <w:rsid w:val="00DA0C52"/>
    <w:rsid w:val="00DA5330"/>
    <w:rsid w:val="00DA79D9"/>
    <w:rsid w:val="00DB2B74"/>
    <w:rsid w:val="00DB422E"/>
    <w:rsid w:val="00DC0837"/>
    <w:rsid w:val="00DC2E00"/>
    <w:rsid w:val="00DC3D44"/>
    <w:rsid w:val="00DC4A6F"/>
    <w:rsid w:val="00DC786C"/>
    <w:rsid w:val="00DD59C9"/>
    <w:rsid w:val="00DD5FDE"/>
    <w:rsid w:val="00DD7572"/>
    <w:rsid w:val="00DE04A7"/>
    <w:rsid w:val="00DE4437"/>
    <w:rsid w:val="00DE49FC"/>
    <w:rsid w:val="00DE78C6"/>
    <w:rsid w:val="00DF42EC"/>
    <w:rsid w:val="00DF4D0F"/>
    <w:rsid w:val="00DF66FE"/>
    <w:rsid w:val="00DF7CC6"/>
    <w:rsid w:val="00E01608"/>
    <w:rsid w:val="00E01C61"/>
    <w:rsid w:val="00E0521B"/>
    <w:rsid w:val="00E05E36"/>
    <w:rsid w:val="00E120A2"/>
    <w:rsid w:val="00E2436D"/>
    <w:rsid w:val="00E33780"/>
    <w:rsid w:val="00E40F45"/>
    <w:rsid w:val="00E45773"/>
    <w:rsid w:val="00E45794"/>
    <w:rsid w:val="00E5197E"/>
    <w:rsid w:val="00E538E0"/>
    <w:rsid w:val="00E54D00"/>
    <w:rsid w:val="00E56C31"/>
    <w:rsid w:val="00E60184"/>
    <w:rsid w:val="00E6334E"/>
    <w:rsid w:val="00E63C44"/>
    <w:rsid w:val="00E65184"/>
    <w:rsid w:val="00E73DB2"/>
    <w:rsid w:val="00E87629"/>
    <w:rsid w:val="00EA3641"/>
    <w:rsid w:val="00EB2F87"/>
    <w:rsid w:val="00EB6913"/>
    <w:rsid w:val="00EB790D"/>
    <w:rsid w:val="00EC2E49"/>
    <w:rsid w:val="00EC327B"/>
    <w:rsid w:val="00ED2429"/>
    <w:rsid w:val="00ED2700"/>
    <w:rsid w:val="00ED5F39"/>
    <w:rsid w:val="00ED6CD9"/>
    <w:rsid w:val="00EE10F6"/>
    <w:rsid w:val="00EE24F3"/>
    <w:rsid w:val="00EE3153"/>
    <w:rsid w:val="00EE3BE5"/>
    <w:rsid w:val="00EE5593"/>
    <w:rsid w:val="00EE65F4"/>
    <w:rsid w:val="00EF47BD"/>
    <w:rsid w:val="00EF6155"/>
    <w:rsid w:val="00EF61EF"/>
    <w:rsid w:val="00F00158"/>
    <w:rsid w:val="00F00D07"/>
    <w:rsid w:val="00F02726"/>
    <w:rsid w:val="00F028D1"/>
    <w:rsid w:val="00F02A17"/>
    <w:rsid w:val="00F05BD4"/>
    <w:rsid w:val="00F0719B"/>
    <w:rsid w:val="00F07997"/>
    <w:rsid w:val="00F10F78"/>
    <w:rsid w:val="00F128FE"/>
    <w:rsid w:val="00F1326A"/>
    <w:rsid w:val="00F14026"/>
    <w:rsid w:val="00F232E7"/>
    <w:rsid w:val="00F317C7"/>
    <w:rsid w:val="00F32F8C"/>
    <w:rsid w:val="00F37974"/>
    <w:rsid w:val="00F401D1"/>
    <w:rsid w:val="00F4342B"/>
    <w:rsid w:val="00F50222"/>
    <w:rsid w:val="00F50B47"/>
    <w:rsid w:val="00F51CC5"/>
    <w:rsid w:val="00F64C6F"/>
    <w:rsid w:val="00F72123"/>
    <w:rsid w:val="00F7270E"/>
    <w:rsid w:val="00F749C4"/>
    <w:rsid w:val="00F74B75"/>
    <w:rsid w:val="00F84AE2"/>
    <w:rsid w:val="00F920FF"/>
    <w:rsid w:val="00F92C5B"/>
    <w:rsid w:val="00F95AFB"/>
    <w:rsid w:val="00FA238E"/>
    <w:rsid w:val="00FB09E7"/>
    <w:rsid w:val="00FB5078"/>
    <w:rsid w:val="00FB6050"/>
    <w:rsid w:val="00FC02A0"/>
    <w:rsid w:val="00FC700C"/>
    <w:rsid w:val="00FD2355"/>
    <w:rsid w:val="00FD4FA7"/>
    <w:rsid w:val="00FD5938"/>
    <w:rsid w:val="00FD68C6"/>
    <w:rsid w:val="00FD793F"/>
    <w:rsid w:val="00FE15E4"/>
    <w:rsid w:val="00FE2558"/>
    <w:rsid w:val="00FE2E05"/>
    <w:rsid w:val="00FF030B"/>
    <w:rsid w:val="00FF27CC"/>
    <w:rsid w:val="00FF371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FDCB"/>
  <w15:chartTrackingRefBased/>
  <w15:docId w15:val="{08DAC77F-F69A-41C7-9E04-3DF1DD4D5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859"/>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A764E"/>
    <w:pPr>
      <w:keepNext/>
      <w:keepLines/>
      <w:spacing w:before="240" w:after="0" w:line="276"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152835"/>
    <w:pPr>
      <w:keepNext/>
      <w:keepLines/>
      <w:numPr>
        <w:ilvl w:val="1"/>
        <w:numId w:val="4"/>
      </w:numPr>
      <w:spacing w:before="40" w:after="0" w:line="276" w:lineRule="auto"/>
      <w:outlineLvl w:val="1"/>
    </w:pPr>
    <w:rPr>
      <w:rFonts w:eastAsiaTheme="majorEastAsia" w:cstheme="majorBidi"/>
      <w:b/>
      <w:sz w:val="28"/>
      <w:szCs w:val="26"/>
    </w:rPr>
  </w:style>
  <w:style w:type="paragraph" w:styleId="Heading3">
    <w:name w:val="heading 3"/>
    <w:aliases w:val="Heading 2nd"/>
    <w:basedOn w:val="Normal"/>
    <w:next w:val="Normal"/>
    <w:link w:val="Heading3Char"/>
    <w:uiPriority w:val="9"/>
    <w:unhideWhenUsed/>
    <w:qFormat/>
    <w:rsid w:val="00E63C44"/>
    <w:pPr>
      <w:keepNext/>
      <w:keepLines/>
      <w:numPr>
        <w:ilvl w:val="2"/>
        <w:numId w:val="4"/>
      </w:numPr>
      <w:spacing w:before="40" w:after="0" w:line="276" w:lineRule="auto"/>
      <w:outlineLvl w:val="2"/>
    </w:pPr>
    <w:rPr>
      <w:rFonts w:eastAsiaTheme="majorEastAsia" w:cstheme="majorBidi"/>
      <w:b/>
      <w:sz w:val="28"/>
      <w:szCs w:val="24"/>
    </w:rPr>
  </w:style>
  <w:style w:type="paragraph" w:styleId="Heading4">
    <w:name w:val="heading 4"/>
    <w:aliases w:val="Heading 3rd"/>
    <w:basedOn w:val="Normal"/>
    <w:next w:val="Normal"/>
    <w:link w:val="Heading4Char"/>
    <w:uiPriority w:val="9"/>
    <w:unhideWhenUsed/>
    <w:qFormat/>
    <w:rsid w:val="00B41CA9"/>
    <w:pPr>
      <w:keepNext/>
      <w:keepLines/>
      <w:numPr>
        <w:ilvl w:val="3"/>
        <w:numId w:val="4"/>
      </w:numPr>
      <w:spacing w:before="40" w:after="0"/>
      <w:outlineLvl w:val="3"/>
    </w:pPr>
    <w:rPr>
      <w:rFonts w:eastAsiaTheme="majorEastAsia" w:cstheme="majorBidi"/>
      <w:b/>
      <w:iCs/>
    </w:rPr>
  </w:style>
  <w:style w:type="paragraph" w:styleId="Heading5">
    <w:name w:val="heading 5"/>
    <w:aliases w:val="Heading 4th"/>
    <w:basedOn w:val="Normal"/>
    <w:next w:val="Normal"/>
    <w:link w:val="Heading5Char"/>
    <w:uiPriority w:val="9"/>
    <w:unhideWhenUsed/>
    <w:qFormat/>
    <w:rsid w:val="00A84E5E"/>
    <w:pPr>
      <w:keepNext/>
      <w:keepLines/>
      <w:numPr>
        <w:ilvl w:val="4"/>
        <w:numId w:val="4"/>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5246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246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246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46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83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qFormat/>
    <w:rsid w:val="0015283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531729"/>
    <w:pPr>
      <w:ind w:left="720"/>
      <w:contextualSpacing/>
    </w:pPr>
  </w:style>
  <w:style w:type="table" w:styleId="TableGrid">
    <w:name w:val="Table Grid"/>
    <w:basedOn w:val="TableNormal"/>
    <w:uiPriority w:val="39"/>
    <w:rsid w:val="00CA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Heading 2nd Char"/>
    <w:basedOn w:val="DefaultParagraphFont"/>
    <w:link w:val="Heading3"/>
    <w:uiPriority w:val="9"/>
    <w:rsid w:val="00E63C44"/>
    <w:rPr>
      <w:rFonts w:ascii="Times New Roman" w:eastAsiaTheme="majorEastAsia" w:hAnsi="Times New Roman" w:cstheme="majorBidi"/>
      <w:b/>
      <w:color w:val="000000" w:themeColor="text1"/>
      <w:sz w:val="28"/>
      <w:szCs w:val="24"/>
    </w:rPr>
  </w:style>
  <w:style w:type="character" w:customStyle="1" w:styleId="Heading4Char">
    <w:name w:val="Heading 4 Char"/>
    <w:aliases w:val="Heading 3rd Char"/>
    <w:basedOn w:val="DefaultParagraphFont"/>
    <w:link w:val="Heading4"/>
    <w:uiPriority w:val="9"/>
    <w:rsid w:val="00B41CA9"/>
    <w:rPr>
      <w:rFonts w:ascii="Times New Roman" w:eastAsiaTheme="majorEastAsia" w:hAnsi="Times New Roman" w:cstheme="majorBidi"/>
      <w:b/>
      <w:iCs/>
      <w:color w:val="000000" w:themeColor="text1"/>
      <w:sz w:val="24"/>
    </w:rPr>
  </w:style>
  <w:style w:type="character" w:customStyle="1" w:styleId="Heading5Char">
    <w:name w:val="Heading 5 Char"/>
    <w:aliases w:val="Heading 4th Char"/>
    <w:basedOn w:val="DefaultParagraphFont"/>
    <w:link w:val="Heading5"/>
    <w:uiPriority w:val="9"/>
    <w:rsid w:val="00A84E5E"/>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5246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5246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524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4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33E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6839"/>
    <w:pPr>
      <w:spacing w:line="259" w:lineRule="auto"/>
      <w:jc w:val="left"/>
      <w:outlineLvl w:val="9"/>
    </w:pPr>
    <w:rPr>
      <w:rFonts w:asciiTheme="majorHAnsi" w:hAnsiTheme="majorHAnsi"/>
      <w:b w:val="0"/>
      <w:color w:val="2E74B5" w:themeColor="accent1" w:themeShade="BF"/>
      <w:lang w:val="en-US"/>
    </w:rPr>
  </w:style>
  <w:style w:type="paragraph" w:styleId="TOC2">
    <w:name w:val="toc 2"/>
    <w:basedOn w:val="Normal"/>
    <w:next w:val="Normal"/>
    <w:autoRedefine/>
    <w:uiPriority w:val="39"/>
    <w:unhideWhenUsed/>
    <w:rsid w:val="00AE6839"/>
    <w:pPr>
      <w:spacing w:after="100"/>
      <w:ind w:left="240"/>
    </w:pPr>
  </w:style>
  <w:style w:type="paragraph" w:styleId="TOC3">
    <w:name w:val="toc 3"/>
    <w:basedOn w:val="Normal"/>
    <w:next w:val="Normal"/>
    <w:autoRedefine/>
    <w:uiPriority w:val="39"/>
    <w:unhideWhenUsed/>
    <w:rsid w:val="00AE6839"/>
    <w:pPr>
      <w:spacing w:after="100"/>
      <w:ind w:left="480"/>
    </w:pPr>
  </w:style>
  <w:style w:type="paragraph" w:styleId="TOC1">
    <w:name w:val="toc 1"/>
    <w:basedOn w:val="Normal"/>
    <w:next w:val="Normal"/>
    <w:autoRedefine/>
    <w:uiPriority w:val="39"/>
    <w:unhideWhenUsed/>
    <w:rsid w:val="00AE6839"/>
    <w:pPr>
      <w:spacing w:after="100"/>
    </w:pPr>
  </w:style>
  <w:style w:type="character" w:styleId="Hyperlink">
    <w:name w:val="Hyperlink"/>
    <w:basedOn w:val="DefaultParagraphFont"/>
    <w:uiPriority w:val="99"/>
    <w:unhideWhenUsed/>
    <w:rsid w:val="00AE6839"/>
    <w:rPr>
      <w:color w:val="0563C1" w:themeColor="hyperlink"/>
      <w:u w:val="single"/>
    </w:rPr>
  </w:style>
  <w:style w:type="paragraph" w:styleId="TableofFigures">
    <w:name w:val="table of figures"/>
    <w:basedOn w:val="Normal"/>
    <w:next w:val="Normal"/>
    <w:uiPriority w:val="99"/>
    <w:unhideWhenUsed/>
    <w:rsid w:val="00F50222"/>
    <w:pPr>
      <w:spacing w:after="0"/>
    </w:pPr>
  </w:style>
  <w:style w:type="paragraph" w:styleId="BalloonText">
    <w:name w:val="Balloon Text"/>
    <w:basedOn w:val="Normal"/>
    <w:link w:val="BalloonTextChar"/>
    <w:uiPriority w:val="99"/>
    <w:semiHidden/>
    <w:unhideWhenUsed/>
    <w:rsid w:val="00691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7D8"/>
    <w:rPr>
      <w:rFonts w:ascii="Segoe UI" w:hAnsi="Segoe UI" w:cs="Segoe UI"/>
      <w:color w:val="000000" w:themeColor="text1"/>
      <w:sz w:val="18"/>
      <w:szCs w:val="18"/>
    </w:rPr>
  </w:style>
  <w:style w:type="paragraph" w:styleId="TOC4">
    <w:name w:val="toc 4"/>
    <w:basedOn w:val="Normal"/>
    <w:next w:val="Normal"/>
    <w:autoRedefine/>
    <w:uiPriority w:val="39"/>
    <w:unhideWhenUsed/>
    <w:rsid w:val="00BA7849"/>
    <w:pPr>
      <w:spacing w:after="100" w:line="240" w:lineRule="auto"/>
      <w:ind w:left="720"/>
      <w:jc w:val="left"/>
    </w:pPr>
    <w:rPr>
      <w:rFonts w:asciiTheme="minorHAnsi" w:eastAsiaTheme="minorEastAsia" w:hAnsiTheme="minorHAnsi"/>
      <w:color w:val="auto"/>
      <w:szCs w:val="24"/>
      <w:lang w:val="en-US"/>
    </w:rPr>
  </w:style>
  <w:style w:type="paragraph" w:styleId="TOC5">
    <w:name w:val="toc 5"/>
    <w:basedOn w:val="Normal"/>
    <w:next w:val="Normal"/>
    <w:autoRedefine/>
    <w:uiPriority w:val="39"/>
    <w:unhideWhenUsed/>
    <w:rsid w:val="00BA7849"/>
    <w:pPr>
      <w:spacing w:after="100" w:line="240" w:lineRule="auto"/>
      <w:ind w:left="960"/>
      <w:jc w:val="left"/>
    </w:pPr>
    <w:rPr>
      <w:rFonts w:asciiTheme="minorHAnsi" w:eastAsiaTheme="minorEastAsia" w:hAnsiTheme="minorHAnsi"/>
      <w:color w:val="auto"/>
      <w:szCs w:val="24"/>
      <w:lang w:val="en-US"/>
    </w:rPr>
  </w:style>
  <w:style w:type="paragraph" w:styleId="TOC6">
    <w:name w:val="toc 6"/>
    <w:basedOn w:val="Normal"/>
    <w:next w:val="Normal"/>
    <w:autoRedefine/>
    <w:uiPriority w:val="39"/>
    <w:unhideWhenUsed/>
    <w:rsid w:val="00BA7849"/>
    <w:pPr>
      <w:spacing w:after="100" w:line="240" w:lineRule="auto"/>
      <w:ind w:left="1200"/>
      <w:jc w:val="left"/>
    </w:pPr>
    <w:rPr>
      <w:rFonts w:asciiTheme="minorHAnsi" w:eastAsiaTheme="minorEastAsia" w:hAnsiTheme="minorHAnsi"/>
      <w:color w:val="auto"/>
      <w:szCs w:val="24"/>
      <w:lang w:val="en-US"/>
    </w:rPr>
  </w:style>
  <w:style w:type="paragraph" w:styleId="TOC7">
    <w:name w:val="toc 7"/>
    <w:basedOn w:val="Normal"/>
    <w:next w:val="Normal"/>
    <w:autoRedefine/>
    <w:uiPriority w:val="39"/>
    <w:unhideWhenUsed/>
    <w:rsid w:val="00BA7849"/>
    <w:pPr>
      <w:spacing w:after="100" w:line="240" w:lineRule="auto"/>
      <w:ind w:left="1440"/>
      <w:jc w:val="left"/>
    </w:pPr>
    <w:rPr>
      <w:rFonts w:asciiTheme="minorHAnsi" w:eastAsiaTheme="minorEastAsia" w:hAnsiTheme="minorHAnsi"/>
      <w:color w:val="auto"/>
      <w:szCs w:val="24"/>
      <w:lang w:val="en-US"/>
    </w:rPr>
  </w:style>
  <w:style w:type="paragraph" w:styleId="TOC8">
    <w:name w:val="toc 8"/>
    <w:basedOn w:val="Normal"/>
    <w:next w:val="Normal"/>
    <w:autoRedefine/>
    <w:uiPriority w:val="39"/>
    <w:unhideWhenUsed/>
    <w:rsid w:val="00BA7849"/>
    <w:pPr>
      <w:spacing w:after="100" w:line="240" w:lineRule="auto"/>
      <w:ind w:left="1680"/>
      <w:jc w:val="left"/>
    </w:pPr>
    <w:rPr>
      <w:rFonts w:asciiTheme="minorHAnsi" w:eastAsiaTheme="minorEastAsia" w:hAnsiTheme="minorHAnsi"/>
      <w:color w:val="auto"/>
      <w:szCs w:val="24"/>
      <w:lang w:val="en-US"/>
    </w:rPr>
  </w:style>
  <w:style w:type="paragraph" w:styleId="TOC9">
    <w:name w:val="toc 9"/>
    <w:basedOn w:val="Normal"/>
    <w:next w:val="Normal"/>
    <w:autoRedefine/>
    <w:uiPriority w:val="39"/>
    <w:unhideWhenUsed/>
    <w:rsid w:val="00BA7849"/>
    <w:pPr>
      <w:spacing w:after="100" w:line="240" w:lineRule="auto"/>
      <w:ind w:left="1920"/>
      <w:jc w:val="left"/>
    </w:pPr>
    <w:rPr>
      <w:rFonts w:asciiTheme="minorHAnsi" w:eastAsiaTheme="minorEastAsia" w:hAnsiTheme="minorHAnsi"/>
      <w:color w:val="auto"/>
      <w:szCs w:val="24"/>
      <w:lang w:val="en-US"/>
    </w:rPr>
  </w:style>
  <w:style w:type="character" w:styleId="UnresolvedMention">
    <w:name w:val="Unresolved Mention"/>
    <w:basedOn w:val="DefaultParagraphFont"/>
    <w:uiPriority w:val="99"/>
    <w:semiHidden/>
    <w:unhideWhenUsed/>
    <w:rsid w:val="00BA7849"/>
    <w:rPr>
      <w:color w:val="605E5C"/>
      <w:shd w:val="clear" w:color="auto" w:fill="E1DFDD"/>
    </w:rPr>
  </w:style>
  <w:style w:type="paragraph" w:customStyle="1" w:styleId="Standard">
    <w:name w:val="Standard"/>
    <w:rsid w:val="005A5F62"/>
    <w:pPr>
      <w:suppressAutoHyphens/>
      <w:autoSpaceDN w:val="0"/>
      <w:spacing w:after="0" w:line="240" w:lineRule="auto"/>
    </w:pPr>
    <w:rPr>
      <w:rFonts w:ascii="Liberation Serif" w:eastAsia="Noto Sans CJK SC" w:hAnsi="Liberation Serif" w:cs="Lohit Devanagari"/>
      <w:kern w:val="3"/>
      <w:sz w:val="24"/>
      <w:szCs w:val="24"/>
      <w:lang w:val="en-US"/>
    </w:rPr>
  </w:style>
  <w:style w:type="paragraph" w:customStyle="1" w:styleId="Default">
    <w:name w:val="Default"/>
    <w:rsid w:val="00815EA6"/>
    <w:pPr>
      <w:suppressAutoHyphens/>
      <w:autoSpaceDN w:val="0"/>
      <w:spacing w:after="0" w:line="240" w:lineRule="auto"/>
    </w:pPr>
    <w:rPr>
      <w:rFonts w:ascii="Times New Roman" w:eastAsia="Calibri" w:hAnsi="Times New Roman" w:cs="Times New Roman"/>
      <w:color w:val="000000"/>
      <w:sz w:val="24"/>
      <w:szCs w:val="24"/>
      <w:lang w:val="en-US"/>
    </w:rPr>
  </w:style>
  <w:style w:type="paragraph" w:styleId="Bibliography">
    <w:name w:val="Bibliography"/>
    <w:basedOn w:val="Normal"/>
    <w:next w:val="Normal"/>
    <w:uiPriority w:val="37"/>
    <w:unhideWhenUsed/>
    <w:rsid w:val="005C653F"/>
  </w:style>
  <w:style w:type="character" w:styleId="CommentReference">
    <w:name w:val="annotation reference"/>
    <w:basedOn w:val="DefaultParagraphFont"/>
    <w:uiPriority w:val="99"/>
    <w:semiHidden/>
    <w:unhideWhenUsed/>
    <w:rsid w:val="00164DE1"/>
    <w:rPr>
      <w:sz w:val="16"/>
      <w:szCs w:val="16"/>
    </w:rPr>
  </w:style>
  <w:style w:type="paragraph" w:styleId="CommentText">
    <w:name w:val="annotation text"/>
    <w:basedOn w:val="Normal"/>
    <w:link w:val="CommentTextChar"/>
    <w:uiPriority w:val="99"/>
    <w:semiHidden/>
    <w:unhideWhenUsed/>
    <w:rsid w:val="00164DE1"/>
    <w:pPr>
      <w:spacing w:line="240" w:lineRule="auto"/>
    </w:pPr>
    <w:rPr>
      <w:sz w:val="20"/>
      <w:szCs w:val="20"/>
    </w:rPr>
  </w:style>
  <w:style w:type="character" w:customStyle="1" w:styleId="CommentTextChar">
    <w:name w:val="Comment Text Char"/>
    <w:basedOn w:val="DefaultParagraphFont"/>
    <w:link w:val="CommentText"/>
    <w:uiPriority w:val="99"/>
    <w:semiHidden/>
    <w:rsid w:val="00164DE1"/>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64DE1"/>
    <w:rPr>
      <w:b/>
      <w:bCs/>
    </w:rPr>
  </w:style>
  <w:style w:type="character" w:customStyle="1" w:styleId="CommentSubjectChar">
    <w:name w:val="Comment Subject Char"/>
    <w:basedOn w:val="CommentTextChar"/>
    <w:link w:val="CommentSubject"/>
    <w:uiPriority w:val="99"/>
    <w:semiHidden/>
    <w:rsid w:val="00164DE1"/>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6633">
      <w:bodyDiv w:val="1"/>
      <w:marLeft w:val="0"/>
      <w:marRight w:val="0"/>
      <w:marTop w:val="0"/>
      <w:marBottom w:val="0"/>
      <w:divBdr>
        <w:top w:val="none" w:sz="0" w:space="0" w:color="auto"/>
        <w:left w:val="none" w:sz="0" w:space="0" w:color="auto"/>
        <w:bottom w:val="none" w:sz="0" w:space="0" w:color="auto"/>
        <w:right w:val="none" w:sz="0" w:space="0" w:color="auto"/>
      </w:divBdr>
    </w:div>
    <w:div w:id="149102535">
      <w:bodyDiv w:val="1"/>
      <w:marLeft w:val="0"/>
      <w:marRight w:val="0"/>
      <w:marTop w:val="0"/>
      <w:marBottom w:val="0"/>
      <w:divBdr>
        <w:top w:val="none" w:sz="0" w:space="0" w:color="auto"/>
        <w:left w:val="none" w:sz="0" w:space="0" w:color="auto"/>
        <w:bottom w:val="none" w:sz="0" w:space="0" w:color="auto"/>
        <w:right w:val="none" w:sz="0" w:space="0" w:color="auto"/>
      </w:divBdr>
    </w:div>
    <w:div w:id="260257805">
      <w:bodyDiv w:val="1"/>
      <w:marLeft w:val="0"/>
      <w:marRight w:val="0"/>
      <w:marTop w:val="0"/>
      <w:marBottom w:val="0"/>
      <w:divBdr>
        <w:top w:val="none" w:sz="0" w:space="0" w:color="auto"/>
        <w:left w:val="none" w:sz="0" w:space="0" w:color="auto"/>
        <w:bottom w:val="none" w:sz="0" w:space="0" w:color="auto"/>
        <w:right w:val="none" w:sz="0" w:space="0" w:color="auto"/>
      </w:divBdr>
      <w:divsChild>
        <w:div w:id="1110665340">
          <w:marLeft w:val="547"/>
          <w:marRight w:val="0"/>
          <w:marTop w:val="200"/>
          <w:marBottom w:val="0"/>
          <w:divBdr>
            <w:top w:val="none" w:sz="0" w:space="0" w:color="auto"/>
            <w:left w:val="none" w:sz="0" w:space="0" w:color="auto"/>
            <w:bottom w:val="none" w:sz="0" w:space="0" w:color="auto"/>
            <w:right w:val="none" w:sz="0" w:space="0" w:color="auto"/>
          </w:divBdr>
        </w:div>
        <w:div w:id="1996686734">
          <w:marLeft w:val="547"/>
          <w:marRight w:val="0"/>
          <w:marTop w:val="200"/>
          <w:marBottom w:val="0"/>
          <w:divBdr>
            <w:top w:val="none" w:sz="0" w:space="0" w:color="auto"/>
            <w:left w:val="none" w:sz="0" w:space="0" w:color="auto"/>
            <w:bottom w:val="none" w:sz="0" w:space="0" w:color="auto"/>
            <w:right w:val="none" w:sz="0" w:space="0" w:color="auto"/>
          </w:divBdr>
        </w:div>
        <w:div w:id="2136754882">
          <w:marLeft w:val="547"/>
          <w:marRight w:val="0"/>
          <w:marTop w:val="200"/>
          <w:marBottom w:val="0"/>
          <w:divBdr>
            <w:top w:val="none" w:sz="0" w:space="0" w:color="auto"/>
            <w:left w:val="none" w:sz="0" w:space="0" w:color="auto"/>
            <w:bottom w:val="none" w:sz="0" w:space="0" w:color="auto"/>
            <w:right w:val="none" w:sz="0" w:space="0" w:color="auto"/>
          </w:divBdr>
        </w:div>
      </w:divsChild>
    </w:div>
    <w:div w:id="1464351981">
      <w:bodyDiv w:val="1"/>
      <w:marLeft w:val="0"/>
      <w:marRight w:val="0"/>
      <w:marTop w:val="0"/>
      <w:marBottom w:val="0"/>
      <w:divBdr>
        <w:top w:val="none" w:sz="0" w:space="0" w:color="auto"/>
        <w:left w:val="none" w:sz="0" w:space="0" w:color="auto"/>
        <w:bottom w:val="none" w:sz="0" w:space="0" w:color="auto"/>
        <w:right w:val="none" w:sz="0" w:space="0" w:color="auto"/>
      </w:divBdr>
    </w:div>
    <w:div w:id="1867134375">
      <w:bodyDiv w:val="1"/>
      <w:marLeft w:val="0"/>
      <w:marRight w:val="0"/>
      <w:marTop w:val="0"/>
      <w:marBottom w:val="0"/>
      <w:divBdr>
        <w:top w:val="none" w:sz="0" w:space="0" w:color="auto"/>
        <w:left w:val="none" w:sz="0" w:space="0" w:color="auto"/>
        <w:bottom w:val="none" w:sz="0" w:space="0" w:color="auto"/>
        <w:right w:val="none" w:sz="0" w:space="0" w:color="auto"/>
      </w:divBdr>
    </w:div>
    <w:div w:id="21174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microsoft.com/office/2018/08/relationships/commentsExtensible" Target="commentsExtensible.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Goo02</b:Tag>
    <b:SourceType>InternetSite</b:SourceType>
    <b:Guid>{C245EAFA-3CD3-4941-9645-2117E069440C}</b:Guid>
    <b:Title>Google News</b:Title>
    <b:ProductionCompany>Google</b:ProductionCompany>
    <b:Year>2002</b:Year>
    <b:Month>September</b:Month>
    <b:Day>22</b:Day>
    <b:YearAccessed>2020</b:YearAccessed>
    <b:MonthAccessed>January</b:MonthAccessed>
    <b:DayAccessed>2</b:DayAccessed>
    <b:URL>https://news.google.com</b:URL>
    <b:RefOrder>1</b:RefOrder>
  </b:Source>
  <b:Source>
    <b:Tag>ABC25</b:Tag>
    <b:SourceType>InternetSite</b:SourceType>
    <b:Guid>{D8B35596-FAA2-47B8-B9CD-83E0411F3E40}</b:Guid>
    <b:Title>ABC News</b:Title>
    <b:ProductionCompany>Walt Disney Telivision</b:ProductionCompany>
    <b:Year>1925</b:Year>
    <b:Month>June</b:Month>
    <b:Day>15</b:Day>
    <b:YearAccessed>2020</b:YearAccessed>
    <b:MonthAccessed>January</b:MonthAccessed>
    <b:DayAccessed>2</b:DayAccessed>
    <b:URL>https://abcnews.go.com/</b:URL>
    <b:RefOrder>2</b:RefOrder>
  </b:Source>
</b:Sources>
</file>

<file path=customXml/itemProps1.xml><?xml version="1.0" encoding="utf-8"?>
<ds:datastoreItem xmlns:ds="http://schemas.openxmlformats.org/officeDocument/2006/customXml" ds:itemID="{02F647D4-868F-471A-A239-5BC4CAC5E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3166</TotalTime>
  <Pages>83</Pages>
  <Words>11607</Words>
  <Characters>66160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Laptop Hut</dc:creator>
  <cp:keywords/>
  <dc:description/>
  <cp:lastModifiedBy>Engr .M Umer Haroon .</cp:lastModifiedBy>
  <cp:revision>780</cp:revision>
  <dcterms:created xsi:type="dcterms:W3CDTF">2020-02-14T20:43:00Z</dcterms:created>
  <dcterms:modified xsi:type="dcterms:W3CDTF">2020-06-11T09:31:00Z</dcterms:modified>
</cp:coreProperties>
</file>